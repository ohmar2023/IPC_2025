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661F0C06" w:rsidR="0007659A" w:rsidRDefault="00515FE6">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4E503442">
                <wp:simplePos x="0" y="0"/>
                <wp:positionH relativeFrom="column">
                  <wp:posOffset>-359138</wp:posOffset>
                </wp:positionH>
                <wp:positionV relativeFrom="paragraph">
                  <wp:posOffset>62321</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9D7059" id="_x0000_t202" coordsize="21600,21600" o:spt="202" path="m,l,21600r21600,l21600,xe">
                <v:stroke joinstyle="miter"/>
                <v:path gradientshapeok="t" o:connecttype="rect"/>
              </v:shapetype>
              <v:shape id="Cuadro de texto 5" o:spid="_x0000_s1026" type="#_x0000_t202" style="position:absolute;margin-left:-28.3pt;margin-top:4.9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" filled="f" stroked="f" strokeweight=".5pt">
                <v:textbox inset="0,0,0,0">
                  <w:txbxContent>
                    <w:p w14:paraId="2747F875" w14:textId="3C484AA5"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w:t>
                      </w:r>
                      <w:r w:rsidR="005D7D99">
                        <w:rPr>
                          <w:rFonts w:ascii="Century Gothic" w:hAnsi="Century Gothic"/>
                          <w:bCs/>
                          <w:color w:val="505A64"/>
                          <w:sz w:val="48"/>
                          <w:szCs w:val="48"/>
                          <w:lang w:val="es-ES"/>
                        </w:rPr>
                        <w:t xml:space="preserve">lo del tamaño y selección de </w:t>
                      </w:r>
                      <w:r>
                        <w:rPr>
                          <w:rFonts w:ascii="Century Gothic" w:hAnsi="Century Gothic"/>
                          <w:bCs/>
                          <w:color w:val="505A64"/>
                          <w:sz w:val="48"/>
                          <w:szCs w:val="48"/>
                          <w:lang w:val="es-ES"/>
                        </w:rPr>
                        <w:t>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72BF05F7" w14:textId="16F23D1C" w:rsidR="0007659A" w:rsidRDefault="0007659A"/>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" filled="f" stroked="f" strokeweight=".5pt">
                <v:textbox inset="0,0,0,0">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" filled="f" strokecolor="#23beff" strokeweight="1.5pt">
                <v:textbox inset="0,0,0,0">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" filled="f" stroked="f" strokeweight=".5pt">
                <v:textbox inset="0,0,0,0">
                  <w:txbxContent>
                    <w:p w14:paraId="30D53CAB" w14:textId="5CED8134"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06B67B0" w14:textId="650AE754" w:rsidR="005D7D99"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El Índice de Precios al Consumidor (IPC) es un índice mensual y nacional, que permite medir los cambios en el tiempo del nivel general de los precios de consumo final de bienes y servicios de los hogares residen</w:t>
      </w:r>
      <w:r w:rsidR="007E497C">
        <w:rPr>
          <w:rFonts w:ascii="Century Gothic" w:eastAsia="Times New Roman" w:hAnsi="Century Gothic" w:cs="Open Sans"/>
          <w:color w:val="505A64"/>
          <w:sz w:val="21"/>
          <w:szCs w:val="21"/>
          <w:lang w:eastAsia="es-ES_tradnl"/>
        </w:rPr>
        <w:t xml:space="preserve">tes en el área urbana del país. </w:t>
      </w:r>
      <w:r w:rsidRPr="005D7D99">
        <w:rPr>
          <w:rFonts w:ascii="Century Gothic" w:eastAsia="Times New Roman" w:hAnsi="Century Gothic" w:cs="Open Sans"/>
          <w:color w:val="505A64"/>
          <w:sz w:val="21"/>
          <w:szCs w:val="21"/>
          <w:lang w:eastAsia="es-ES_tradnl"/>
        </w:rPr>
        <w:t>Es un índice de gran importancia para la vida económica del país dado que su objetivo principal e</w:t>
      </w:r>
      <w:r w:rsidR="00EA4312">
        <w:rPr>
          <w:rFonts w:ascii="Century Gothic" w:eastAsia="Times New Roman" w:hAnsi="Century Gothic" w:cs="Open Sans"/>
          <w:color w:val="505A64"/>
          <w:sz w:val="21"/>
          <w:szCs w:val="21"/>
          <w:lang w:eastAsia="es-ES_tradnl"/>
        </w:rPr>
        <w:t>s calcular la inflación</w:t>
      </w:r>
      <w:r w:rsidRPr="005D7D99">
        <w:rPr>
          <w:rFonts w:ascii="Century Gothic" w:eastAsia="Times New Roman" w:hAnsi="Century Gothic" w:cs="Open Sans"/>
          <w:color w:val="505A64"/>
          <w:sz w:val="21"/>
          <w:szCs w:val="21"/>
          <w:lang w:eastAsia="es-ES_tradnl"/>
        </w:rPr>
        <w:t xml:space="preserve">, a través de una recopilación mensual de precios al consumidor final en el área urbana, con base en una canasta de bienes y servicios representativas del gasto monetario de consumo final que realizan los hogares del Ecuador, para satisfacer sus necesidades. </w:t>
      </w:r>
    </w:p>
    <w:p w14:paraId="684E0701" w14:textId="77777777" w:rsidR="005D7D99" w:rsidRPr="005D7D99" w:rsidRDefault="005D7D99" w:rsidP="005D7D99">
      <w:pPr>
        <w:jc w:val="both"/>
        <w:rPr>
          <w:rFonts w:ascii="Century Gothic" w:eastAsia="Times New Roman" w:hAnsi="Century Gothic" w:cs="Open Sans"/>
          <w:color w:val="505A64"/>
          <w:sz w:val="21"/>
          <w:szCs w:val="21"/>
          <w:lang w:eastAsia="es-ES_tradnl"/>
        </w:rPr>
      </w:pPr>
    </w:p>
    <w:p w14:paraId="22067AC5" w14:textId="6190160C" w:rsidR="00402598" w:rsidRDefault="005D7D99" w:rsidP="005D7D99">
      <w:pPr>
        <w:jc w:val="both"/>
        <w:rPr>
          <w:rFonts w:ascii="Century Gothic" w:eastAsia="Times New Roman" w:hAnsi="Century Gothic" w:cs="Open Sans"/>
          <w:color w:val="505A64"/>
          <w:sz w:val="21"/>
          <w:szCs w:val="21"/>
          <w:lang w:eastAsia="es-ES_tradnl"/>
        </w:rPr>
      </w:pPr>
      <w:r w:rsidRPr="005D7D99">
        <w:rPr>
          <w:rFonts w:ascii="Century Gothic" w:eastAsia="Times New Roman" w:hAnsi="Century Gothic" w:cs="Open Sans"/>
          <w:color w:val="505A64"/>
          <w:sz w:val="21"/>
          <w:szCs w:val="21"/>
          <w:lang w:eastAsia="es-ES_tradnl"/>
        </w:rPr>
        <w:t>Para mantener la representatividad del índice con respecto al consumo de los hogares, el INEC con el Proyecto Cambio de Base del Sistema de Indicadores de Precios al Consumidor en el Ecuador (CAB-SIPCE) 2024-2026 está realizando el séptimo cambio de año base en los más de 70 años de historia estadística de este indicador.</w:t>
      </w:r>
      <w:r w:rsidR="00BA363E">
        <w:rPr>
          <w:rFonts w:ascii="Century Gothic" w:eastAsia="Times New Roman" w:hAnsi="Century Gothic" w:cs="Open Sans"/>
          <w:color w:val="505A64"/>
          <w:sz w:val="21"/>
          <w:szCs w:val="21"/>
          <w:lang w:eastAsia="es-ES_tradnl"/>
        </w:rPr>
        <w:t xml:space="preserve"> </w:t>
      </w:r>
      <w:r w:rsidRPr="005D7D99">
        <w:rPr>
          <w:rFonts w:ascii="Century Gothic" w:eastAsia="Times New Roman" w:hAnsi="Century Gothic" w:cs="Open Sans"/>
          <w:color w:val="505A64"/>
          <w:sz w:val="21"/>
          <w:szCs w:val="21"/>
          <w:lang w:eastAsia="es-ES_tradnl"/>
        </w:rPr>
        <w:t xml:space="preserve">El CAB-SIPCE busca actualizar de manera integral la metodología del Índice de Precios al Consumidor base 2014=100. </w:t>
      </w:r>
      <w:commentRangeStart w:id="0"/>
      <w:r w:rsidRPr="005D7D99">
        <w:rPr>
          <w:rFonts w:ascii="Century Gothic" w:eastAsia="Times New Roman" w:hAnsi="Century Gothic" w:cs="Open Sans"/>
          <w:color w:val="505A64"/>
          <w:sz w:val="21"/>
          <w:szCs w:val="21"/>
          <w:lang w:eastAsia="es-ES_tradnl"/>
        </w:rPr>
        <w:t>Una de las mejora</w:t>
      </w:r>
      <w:r w:rsidR="00BA363E">
        <w:rPr>
          <w:rFonts w:ascii="Century Gothic" w:eastAsia="Times New Roman" w:hAnsi="Century Gothic" w:cs="Open Sans"/>
          <w:color w:val="505A64"/>
          <w:sz w:val="21"/>
          <w:szCs w:val="21"/>
          <w:lang w:eastAsia="es-ES_tradnl"/>
        </w:rPr>
        <w:t>s</w:t>
      </w:r>
      <w:r w:rsidRPr="005D7D99">
        <w:rPr>
          <w:rFonts w:ascii="Century Gothic" w:eastAsia="Times New Roman" w:hAnsi="Century Gothic" w:cs="Open Sans"/>
          <w:color w:val="505A64"/>
          <w:sz w:val="21"/>
          <w:szCs w:val="21"/>
          <w:lang w:eastAsia="es-ES_tradnl"/>
        </w:rPr>
        <w:t xml:space="preserve"> a proponer es contar con la implementación de un diseño de muestreo probabilístico</w:t>
      </w:r>
      <w:commentRangeEnd w:id="0"/>
      <w:r w:rsidR="00654A9E">
        <w:rPr>
          <w:rStyle w:val="Refdecomentario"/>
        </w:rPr>
        <w:commentReference w:id="0"/>
      </w:r>
      <w:r w:rsidR="007E497C">
        <w:rPr>
          <w:rFonts w:ascii="Century Gothic" w:eastAsia="Times New Roman" w:hAnsi="Century Gothic" w:cs="Open Sans"/>
          <w:color w:val="505A64"/>
          <w:sz w:val="21"/>
          <w:szCs w:val="21"/>
          <w:lang w:eastAsia="es-ES_tradnl"/>
        </w:rPr>
        <w:t>, d</w:t>
      </w:r>
      <w:r w:rsidRPr="005D7D99">
        <w:rPr>
          <w:rFonts w:ascii="Century Gothic" w:eastAsia="Times New Roman" w:hAnsi="Century Gothic" w:cs="Open Sans"/>
          <w:color w:val="505A64"/>
          <w:sz w:val="21"/>
          <w:szCs w:val="21"/>
          <w:lang w:eastAsia="es-ES_tradnl"/>
        </w:rPr>
        <w:t>ebido a que el IPC necesita basarse en metodologías sólidas que se amparen en las recomendaciones internacionales, detalladas en el Manual de Teoría y Práctica de Índice de Precios al Consumidor del FMI. En las cuales se indica que deben preferirse las técnicas de muestreo probabilístico cuando existan los marcos de muestreo adecuados y los recursos necesarios para su ejecución.</w:t>
      </w:r>
    </w:p>
    <w:p w14:paraId="68C7BC78" w14:textId="77777777" w:rsidR="007E497C" w:rsidRDefault="007E497C" w:rsidP="005D7D99">
      <w:pPr>
        <w:jc w:val="both"/>
        <w:rPr>
          <w:rFonts w:ascii="Century Gothic" w:eastAsia="Times New Roman" w:hAnsi="Century Gothic" w:cs="Open Sans"/>
          <w:color w:val="505A64"/>
          <w:sz w:val="21"/>
          <w:szCs w:val="21"/>
          <w:lang w:eastAsia="es-ES_tradnl"/>
        </w:rPr>
      </w:pPr>
    </w:p>
    <w:p w14:paraId="29C99410" w14:textId="670F04D2" w:rsidR="007E497C" w:rsidRDefault="007E497C" w:rsidP="005D7D99">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w:t>
      </w:r>
      <w:r w:rsidR="00654A9E" w:rsidRPr="00E437BE">
        <w:rPr>
          <w:rFonts w:ascii="Century Gothic" w:eastAsia="Times New Roman" w:hAnsi="Century Gothic" w:cs="Open Sans"/>
          <w:color w:val="505A64"/>
          <w:sz w:val="21"/>
          <w:szCs w:val="21"/>
          <w:lang w:eastAsia="es-ES_tradnl"/>
        </w:rPr>
        <w:t xml:space="preserve">Mejora </w:t>
      </w:r>
      <w:r w:rsidR="00654A9E">
        <w:rPr>
          <w:rFonts w:ascii="Century Gothic" w:eastAsia="Times New Roman" w:hAnsi="Century Gothic" w:cs="Open Sans"/>
          <w:color w:val="505A64"/>
          <w:sz w:val="21"/>
          <w:szCs w:val="21"/>
          <w:lang w:eastAsia="es-ES_tradnl"/>
        </w:rPr>
        <w:t>y</w:t>
      </w:r>
      <w:r>
        <w:rPr>
          <w:rFonts w:ascii="Century Gothic" w:eastAsia="Times New Roman" w:hAnsi="Century Gothic" w:cs="Open Sans"/>
          <w:color w:val="505A64"/>
          <w:sz w:val="21"/>
          <w:szCs w:val="21"/>
          <w:lang w:eastAsia="es-ES_tradnl"/>
        </w:rPr>
        <w:t xml:space="preserve"> en lo que compete a </w:t>
      </w:r>
      <w:r w:rsidR="00654A9E">
        <w:rPr>
          <w:rFonts w:ascii="Century Gothic" w:eastAsia="Times New Roman" w:hAnsi="Century Gothic" w:cs="Open Sans"/>
          <w:color w:val="505A64"/>
          <w:sz w:val="21"/>
          <w:szCs w:val="21"/>
          <w:lang w:eastAsia="es-ES_tradnl"/>
        </w:rPr>
        <w:t>la Dirección</w:t>
      </w:r>
      <w:r w:rsidRPr="00E437BE">
        <w:rPr>
          <w:rFonts w:ascii="Century Gothic" w:eastAsia="Times New Roman" w:hAnsi="Century Gothic" w:cs="Open Sans"/>
          <w:color w:val="505A64"/>
          <w:sz w:val="21"/>
          <w:szCs w:val="21"/>
          <w:lang w:eastAsia="es-ES_tradnl"/>
        </w:rPr>
        <w:t xml:space="preserve"> de Infraestructura </w:t>
      </w:r>
      <w:r>
        <w:rPr>
          <w:rFonts w:ascii="Century Gothic" w:eastAsia="Times New Roman" w:hAnsi="Century Gothic" w:cs="Open Sans"/>
          <w:color w:val="505A64"/>
          <w:sz w:val="21"/>
          <w:szCs w:val="21"/>
          <w:lang w:eastAsia="es-ES_tradnl"/>
        </w:rPr>
        <w:t>Estadística y Muestreo (DINEM), este informe presenta el ejercicio</w:t>
      </w:r>
      <w:r w:rsidRPr="00AF4146">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referente </w:t>
      </w:r>
      <w:r w:rsidR="00BA363E">
        <w:rPr>
          <w:rFonts w:ascii="Century Gothic" w:eastAsia="Times New Roman" w:hAnsi="Century Gothic" w:cs="Open Sans"/>
          <w:color w:val="505A64"/>
          <w:sz w:val="21"/>
          <w:szCs w:val="21"/>
          <w:lang w:eastAsia="es-ES_tradnl"/>
        </w:rPr>
        <w:t xml:space="preserve">al cálculo del tamaño y selección de la muestra a partir de un marco de muestreo que está conformado por </w:t>
      </w:r>
      <w:r w:rsidR="00B762D0" w:rsidRPr="00B762D0">
        <w:rPr>
          <w:rFonts w:ascii="Century Gothic" w:eastAsia="Times New Roman" w:hAnsi="Century Gothic" w:cs="Open Sans"/>
          <w:color w:val="505A64"/>
          <w:sz w:val="21"/>
          <w:szCs w:val="21"/>
          <w:lang w:eastAsia="es-ES_tradnl"/>
        </w:rPr>
        <w:t>unidades educativas</w:t>
      </w:r>
      <w:r w:rsidR="00B762D0">
        <w:rPr>
          <w:rFonts w:ascii="Century Gothic" w:eastAsia="Times New Roman" w:hAnsi="Century Gothic" w:cs="Open Sans"/>
          <w:color w:val="505A64"/>
          <w:sz w:val="21"/>
          <w:szCs w:val="21"/>
          <w:lang w:eastAsia="es-ES_tradnl"/>
        </w:rPr>
        <w:t xml:space="preserve"> ubicadas en las ciudades de interés.</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8F20F8B" w:rsidR="00505A46" w:rsidRDefault="005D7D99"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Cá</w:t>
      </w:r>
      <w:r w:rsidR="00505A46">
        <w:rPr>
          <w:rFonts w:ascii="Century Gothic" w:eastAsia="Times New Roman" w:hAnsi="Century Gothic" w:cs="Open Sans"/>
          <w:color w:val="505A64"/>
          <w:sz w:val="21"/>
          <w:szCs w:val="21"/>
          <w:lang w:eastAsia="es-ES_tradnl"/>
        </w:rPr>
        <w:t>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36575105" w14:textId="10587565" w:rsidR="008D445F" w:rsidRDefault="008D445F" w:rsidP="008D445F">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En referencia a los niveles de educación, l</w:t>
      </w:r>
      <w:r w:rsidR="00593955" w:rsidRPr="00593955">
        <w:rPr>
          <w:rFonts w:ascii="Century Gothic" w:eastAsia="Times New Roman" w:hAnsi="Century Gothic" w:cs="Open Sans"/>
          <w:color w:val="505A64"/>
          <w:sz w:val="21"/>
          <w:szCs w:val="21"/>
          <w:shd w:val="clear" w:color="auto" w:fill="FFFFFF"/>
          <w:lang w:eastAsia="es-ES_tradnl"/>
        </w:rPr>
        <w:t xml:space="preserve">as </w:t>
      </w:r>
      <w:r w:rsidR="00505A46">
        <w:rPr>
          <w:rFonts w:ascii="Century Gothic" w:eastAsia="Times New Roman" w:hAnsi="Century Gothic" w:cs="Open Sans"/>
          <w:color w:val="505A64"/>
          <w:sz w:val="21"/>
          <w:szCs w:val="21"/>
          <w:shd w:val="clear" w:color="auto" w:fill="FFFFFF"/>
          <w:lang w:eastAsia="es-ES_tradnl"/>
        </w:rPr>
        <w:t>unidades educativas</w:t>
      </w:r>
      <w:r w:rsidR="00593955" w:rsidRPr="00593955">
        <w:rPr>
          <w:rFonts w:ascii="Century Gothic" w:eastAsia="Times New Roman" w:hAnsi="Century Gothic" w:cs="Open Sans"/>
          <w:color w:val="505A64"/>
          <w:sz w:val="21"/>
          <w:szCs w:val="21"/>
          <w:shd w:val="clear" w:color="auto" w:fill="FFFFFF"/>
          <w:lang w:eastAsia="es-ES_tradnl"/>
        </w:rPr>
        <w:t xml:space="preserve"> </w:t>
      </w:r>
      <w:r>
        <w:rPr>
          <w:rFonts w:ascii="Century Gothic" w:eastAsia="Times New Roman" w:hAnsi="Century Gothic" w:cs="Open Sans"/>
          <w:color w:val="505A64"/>
          <w:sz w:val="21"/>
          <w:szCs w:val="21"/>
          <w:shd w:val="clear" w:color="auto" w:fill="FFFFFF"/>
          <w:lang w:eastAsia="es-ES_tradnl"/>
        </w:rPr>
        <w:t>a investigar pertenecen a aquellas particulares que dispongan de al menos tres niveles:</w:t>
      </w:r>
    </w:p>
    <w:p w14:paraId="05E39C32" w14:textId="4ECBF1FA" w:rsidR="00F2647B" w:rsidRPr="008D445F" w:rsidRDefault="0074308B" w:rsidP="008D445F">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sidRPr="008D445F">
        <w:rPr>
          <w:rFonts w:ascii="Century Gothic" w:eastAsia="Times New Roman" w:hAnsi="Century Gothic" w:cs="Open Sans"/>
          <w:color w:val="505A64"/>
          <w:sz w:val="21"/>
          <w:szCs w:val="21"/>
          <w:shd w:val="clear" w:color="auto" w:fill="FFFFFF"/>
          <w:lang w:eastAsia="es-ES_tradnl"/>
        </w:rPr>
        <w:t>Nivel de educación inicial</w:t>
      </w:r>
    </w:p>
    <w:p w14:paraId="00C70D59" w14:textId="09C51FC8" w:rsidR="00F2647B" w:rsidRDefault="0074308B" w:rsidP="00F2647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básica</w:t>
      </w:r>
    </w:p>
    <w:p w14:paraId="1FF29970" w14:textId="41972865" w:rsidR="00F2647B" w:rsidRDefault="0074308B" w:rsidP="00F2647B">
      <w:pPr>
        <w:pStyle w:val="Prrafodelista"/>
        <w:numPr>
          <w:ilvl w:val="0"/>
          <w:numId w:val="16"/>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N</w:t>
      </w:r>
      <w:r w:rsidRPr="00F2647B">
        <w:rPr>
          <w:rFonts w:ascii="Century Gothic" w:eastAsia="Times New Roman" w:hAnsi="Century Gothic" w:cs="Open Sans"/>
          <w:color w:val="505A64"/>
          <w:sz w:val="21"/>
          <w:szCs w:val="21"/>
          <w:shd w:val="clear" w:color="auto" w:fill="FFFFFF"/>
          <w:lang w:eastAsia="es-ES_tradnl"/>
        </w:rPr>
        <w:t>ivel de educación bachillerato</w:t>
      </w:r>
    </w:p>
    <w:p w14:paraId="6A610289" w14:textId="77777777" w:rsidR="0074308B" w:rsidRDefault="0074308B" w:rsidP="0074308B">
      <w:pPr>
        <w:spacing w:before="240"/>
        <w:jc w:val="both"/>
        <w:rPr>
          <w:rFonts w:ascii="Century Gothic" w:eastAsia="Times New Roman" w:hAnsi="Century Gothic" w:cs="Open Sans"/>
          <w:color w:val="505A64"/>
          <w:sz w:val="21"/>
          <w:szCs w:val="21"/>
          <w:shd w:val="clear" w:color="auto" w:fill="FFFFFF"/>
          <w:lang w:eastAsia="es-ES_tradnl"/>
        </w:rPr>
      </w:pPr>
    </w:p>
    <w:p w14:paraId="2C3E6A92" w14:textId="77777777" w:rsidR="0074308B" w:rsidRPr="0074308B" w:rsidRDefault="0074308B" w:rsidP="0074308B">
      <w:pPr>
        <w:spacing w:before="240"/>
        <w:jc w:val="both"/>
        <w:rPr>
          <w:rFonts w:ascii="Century Gothic" w:eastAsia="Times New Roman" w:hAnsi="Century Gothic" w:cs="Open Sans"/>
          <w:color w:val="505A64"/>
          <w:sz w:val="21"/>
          <w:szCs w:val="21"/>
          <w:shd w:val="clear" w:color="auto" w:fill="FFFFFF"/>
          <w:lang w:eastAsia="es-ES_tradnl"/>
        </w:rPr>
      </w:pP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51CCAAE5" w14:textId="0B336DD5" w:rsidR="00081F16" w:rsidRDefault="00081F16" w:rsidP="00081F16">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Las unidades educativas </w:t>
      </w:r>
      <w:r w:rsidRPr="00F2647B">
        <w:rPr>
          <w:rFonts w:ascii="Century Gothic" w:eastAsia="Times New Roman" w:hAnsi="Century Gothic" w:cs="Open Sans"/>
          <w:color w:val="505A64"/>
          <w:sz w:val="21"/>
          <w:szCs w:val="21"/>
          <w:shd w:val="clear" w:color="auto" w:fill="FFFFFF"/>
          <w:lang w:eastAsia="es-ES_tradnl"/>
        </w:rPr>
        <w:t xml:space="preserve">ubicadas en </w:t>
      </w:r>
      <w:r>
        <w:rPr>
          <w:rFonts w:ascii="Century Gothic" w:eastAsia="Times New Roman" w:hAnsi="Century Gothic" w:cs="Open Sans"/>
          <w:color w:val="505A64"/>
          <w:sz w:val="21"/>
          <w:szCs w:val="21"/>
          <w:shd w:val="clear" w:color="auto" w:fill="FFFFFF"/>
          <w:lang w:eastAsia="es-ES_tradnl"/>
        </w:rPr>
        <w:t>el área urbana de los siguientes cantones:</w:t>
      </w:r>
    </w:p>
    <w:p w14:paraId="33C4FC5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Manta</w:t>
      </w:r>
    </w:p>
    <w:p w14:paraId="2710833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Machala</w:t>
      </w:r>
    </w:p>
    <w:p w14:paraId="3F85F1DA"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Santo Domingo</w:t>
      </w:r>
    </w:p>
    <w:p w14:paraId="109C0620"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Esmeraldas</w:t>
      </w:r>
    </w:p>
    <w:p w14:paraId="4CA3A981"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Ambato</w:t>
      </w:r>
    </w:p>
    <w:p w14:paraId="3DAA9653" w14:textId="77777777" w:rsidR="00081F16" w:rsidRDefault="00081F16" w:rsidP="00081F16">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Cuenca</w:t>
      </w:r>
    </w:p>
    <w:p w14:paraId="13103B45" w14:textId="384CAF72" w:rsidR="008A7087" w:rsidRDefault="00081F16" w:rsidP="008A7087">
      <w:pPr>
        <w:pStyle w:val="Prrafodelista"/>
        <w:numPr>
          <w:ilvl w:val="0"/>
          <w:numId w:val="17"/>
        </w:num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Loja</w:t>
      </w:r>
    </w:p>
    <w:p w14:paraId="70F3712B" w14:textId="68F79266" w:rsidR="008A7087" w:rsidRPr="008A7087" w:rsidRDefault="004E12EC" w:rsidP="008A708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En el presente ejercicio </w:t>
      </w:r>
      <w:r w:rsidR="008A7087">
        <w:rPr>
          <w:rFonts w:ascii="Century Gothic" w:eastAsia="Times New Roman" w:hAnsi="Century Gothic" w:cs="Open Sans"/>
          <w:color w:val="505A64"/>
          <w:sz w:val="21"/>
          <w:szCs w:val="21"/>
          <w:shd w:val="clear" w:color="auto" w:fill="FFFFFF"/>
          <w:lang w:eastAsia="es-ES_tradnl"/>
        </w:rPr>
        <w:t xml:space="preserve">no se consideran las ciudades de Quito y Guayaquil debido a las limitaciones operativas. </w:t>
      </w:r>
      <w:ins w:id="1" w:author="INEC Omar Llambo" w:date="2025-10-03T15:39:00Z">
        <w:r w:rsidR="00556CA6" w:rsidRPr="00556CA6">
          <w:t xml:space="preserve"> </w:t>
        </w:r>
        <w:r w:rsidR="00556CA6" w:rsidRPr="00556CA6">
          <w:rPr>
            <w:rFonts w:ascii="Century Gothic" w:eastAsia="Times New Roman" w:hAnsi="Century Gothic" w:cs="Open Sans"/>
            <w:color w:val="505A64"/>
            <w:sz w:val="21"/>
            <w:szCs w:val="21"/>
            <w:highlight w:val="yellow"/>
            <w:shd w:val="clear" w:color="auto" w:fill="FFFFFF"/>
            <w:lang w:eastAsia="es-ES_tradnl"/>
            <w:rPrChange w:id="2" w:author="INEC Omar Llambo" w:date="2025-10-03T15:39:00Z">
              <w:rPr>
                <w:rFonts w:ascii="Century Gothic" w:eastAsia="Times New Roman" w:hAnsi="Century Gothic" w:cs="Open Sans"/>
                <w:color w:val="505A64"/>
                <w:sz w:val="21"/>
                <w:szCs w:val="21"/>
                <w:shd w:val="clear" w:color="auto" w:fill="FFFFFF"/>
                <w:lang w:eastAsia="es-ES_tradnl"/>
              </w:rPr>
            </w:rPrChange>
          </w:rPr>
          <w:t>Esto genera un sesgo geográfico relevante, ya que estas ciudades concentran una parte considerable de las unidades educativas urbanas y del gasto en pensiones/matrículas.</w:t>
        </w:r>
      </w:ins>
    </w:p>
    <w:p w14:paraId="16AC2990" w14:textId="77777777" w:rsidR="005A5425" w:rsidRPr="005A5425" w:rsidRDefault="005A5425" w:rsidP="005A5425">
      <w:pPr>
        <w:pStyle w:val="Prrafodelista"/>
        <w:spacing w:before="240"/>
        <w:jc w:val="both"/>
        <w:rPr>
          <w:rFonts w:ascii="Century Gothic" w:eastAsia="Times New Roman" w:hAnsi="Century Gothic" w:cs="Open Sans"/>
          <w:color w:val="505A64"/>
          <w:sz w:val="21"/>
          <w:szCs w:val="21"/>
          <w:shd w:val="clear" w:color="auto" w:fill="FFFFFF"/>
          <w:lang w:eastAsia="es-ES_tradnl"/>
        </w:rPr>
      </w:pP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76BD1428"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commentRangeStart w:id="3"/>
      <w:r w:rsidRPr="00B611C7">
        <w:rPr>
          <w:rFonts w:ascii="Century Gothic" w:eastAsia="Times New Roman" w:hAnsi="Century Gothic" w:cs="Open Sans"/>
          <w:color w:val="505A64"/>
          <w:sz w:val="21"/>
          <w:szCs w:val="21"/>
          <w:shd w:val="clear" w:color="auto" w:fill="FFFFFF"/>
          <w:lang w:eastAsia="es-ES_tradnl"/>
        </w:rPr>
        <w:t xml:space="preserve">Muestreo probabilístico con selección </w:t>
      </w:r>
      <w:r w:rsidR="00FB71D8">
        <w:rPr>
          <w:rFonts w:ascii="Century Gothic" w:eastAsia="Times New Roman" w:hAnsi="Century Gothic" w:cs="Open Sans"/>
          <w:color w:val="505A64"/>
          <w:sz w:val="21"/>
          <w:szCs w:val="21"/>
          <w:shd w:val="clear" w:color="auto" w:fill="FFFFFF"/>
          <w:lang w:eastAsia="es-ES_tradnl"/>
        </w:rPr>
        <w:t>aleatoria de elementos.</w:t>
      </w:r>
      <w:commentRangeEnd w:id="3"/>
      <w:r w:rsidR="00A36B8B">
        <w:rPr>
          <w:rStyle w:val="Refdecomentario"/>
        </w:rPr>
        <w:commentReference w:id="3"/>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44F1991B" w14:textId="05431B29" w:rsidR="00EA4312" w:rsidRDefault="00CA54A6" w:rsidP="00B611C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 xml:space="preserve">Debido a las limitaciones operativas del proyecto, </w:t>
      </w:r>
      <w:r w:rsidR="00FB71D8">
        <w:rPr>
          <w:rFonts w:ascii="Century Gothic" w:eastAsia="Times New Roman" w:hAnsi="Century Gothic" w:cs="Open Sans"/>
          <w:color w:val="505A64"/>
          <w:sz w:val="21"/>
          <w:szCs w:val="21"/>
          <w:shd w:val="clear" w:color="auto" w:fill="FFFFFF"/>
          <w:lang w:eastAsia="es-ES_tradnl"/>
        </w:rPr>
        <w:t>el presente</w:t>
      </w:r>
      <w:r w:rsidR="00C2733B">
        <w:rPr>
          <w:rFonts w:ascii="Century Gothic" w:eastAsia="Times New Roman" w:hAnsi="Century Gothic" w:cs="Open Sans"/>
          <w:color w:val="505A64"/>
          <w:sz w:val="21"/>
          <w:szCs w:val="21"/>
          <w:shd w:val="clear" w:color="auto" w:fill="FFFFFF"/>
          <w:lang w:eastAsia="es-ES_tradnl"/>
        </w:rPr>
        <w:t xml:space="preserve"> ejercicio considera</w:t>
      </w:r>
      <w:r w:rsidR="00FB71D8">
        <w:rPr>
          <w:rFonts w:ascii="Century Gothic" w:eastAsia="Times New Roman" w:hAnsi="Century Gothic" w:cs="Open Sans"/>
          <w:color w:val="505A64"/>
          <w:sz w:val="21"/>
          <w:szCs w:val="21"/>
          <w:shd w:val="clear" w:color="auto" w:fill="FFFFFF"/>
          <w:lang w:eastAsia="es-ES_tradnl"/>
        </w:rPr>
        <w:t xml:space="preserve"> un solo dominio de estudio</w:t>
      </w:r>
      <w:r w:rsidR="00A20706">
        <w:rPr>
          <w:rFonts w:ascii="Century Gothic" w:eastAsia="Times New Roman" w:hAnsi="Century Gothic" w:cs="Open Sans"/>
          <w:color w:val="505A64"/>
          <w:sz w:val="21"/>
          <w:szCs w:val="21"/>
          <w:shd w:val="clear" w:color="auto" w:fill="FFFFFF"/>
          <w:lang w:eastAsia="es-ES_tradnl"/>
        </w:rPr>
        <w:t xml:space="preserve"> para el cálculo del tamaño muestral, posterior a ello se procede con la distribución en cada uno de los cantones </w:t>
      </w:r>
      <w:r w:rsidR="00C2733B">
        <w:rPr>
          <w:rFonts w:ascii="Century Gothic" w:eastAsia="Times New Roman" w:hAnsi="Century Gothic" w:cs="Open Sans"/>
          <w:color w:val="505A64"/>
          <w:sz w:val="21"/>
          <w:szCs w:val="21"/>
          <w:shd w:val="clear" w:color="auto" w:fill="FFFFFF"/>
          <w:lang w:eastAsia="es-ES_tradnl"/>
        </w:rPr>
        <w:t xml:space="preserve">en los </w:t>
      </w:r>
      <w:r w:rsidR="00A20706">
        <w:rPr>
          <w:rFonts w:ascii="Century Gothic" w:eastAsia="Times New Roman" w:hAnsi="Century Gothic" w:cs="Open Sans"/>
          <w:color w:val="505A64"/>
          <w:sz w:val="21"/>
          <w:szCs w:val="21"/>
          <w:shd w:val="clear" w:color="auto" w:fill="FFFFFF"/>
          <w:lang w:eastAsia="es-ES_tradnl"/>
        </w:rPr>
        <w:t xml:space="preserve">que se pretende llevar la encuesta. </w:t>
      </w:r>
    </w:p>
    <w:p w14:paraId="3ACC9E8D" w14:textId="77777777" w:rsidR="003F5CFF" w:rsidRDefault="003F5CFF"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4" w:name="_Toc155867196"/>
      <w:bookmarkStart w:id="5" w:name="_Toc148617338"/>
      <w:bookmarkStart w:id="6" w:name="_Toc126657986"/>
      <w:r>
        <w:rPr>
          <w:rFonts w:eastAsiaTheme="minorHAnsi" w:cstheme="minorBidi"/>
          <w:b w:val="0"/>
          <w:color w:val="505A64"/>
          <w:sz w:val="28"/>
          <w:szCs w:val="44"/>
        </w:rPr>
        <w:lastRenderedPageBreak/>
        <w:t>Marco muestral</w:t>
      </w:r>
      <w:bookmarkEnd w:id="4"/>
      <w:bookmarkEnd w:id="5"/>
      <w:bookmarkEnd w:id="6"/>
    </w:p>
    <w:p w14:paraId="753D1D74" w14:textId="77777777" w:rsidR="00C30FE3"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w:t>
      </w:r>
      <w:r w:rsidR="00C30FE3">
        <w:rPr>
          <w:rFonts w:ascii="Century Gothic" w:eastAsia="Times New Roman" w:hAnsi="Century Gothic" w:cs="Open Sans"/>
          <w:bCs/>
          <w:color w:val="505A64"/>
          <w:sz w:val="21"/>
          <w:szCs w:val="21"/>
          <w:lang w:val="es-MX" w:eastAsia="es-ES_tradnl"/>
        </w:rPr>
        <w:t xml:space="preserve"> características que permita</w:t>
      </w:r>
      <w:r>
        <w:rPr>
          <w:rFonts w:ascii="Century Gothic" w:eastAsia="Times New Roman" w:hAnsi="Century Gothic" w:cs="Open Sans"/>
          <w:bCs/>
          <w:color w:val="505A64"/>
          <w:sz w:val="21"/>
          <w:szCs w:val="21"/>
          <w:lang w:val="es-MX" w:eastAsia="es-ES_tradnl"/>
        </w:rPr>
        <w:t>n identificarlos. Con el marco muestral definido correc</w:t>
      </w:r>
      <w:r w:rsidR="00C30FE3">
        <w:rPr>
          <w:rFonts w:ascii="Century Gothic" w:eastAsia="Times New Roman" w:hAnsi="Century Gothic" w:cs="Open Sans"/>
          <w:bCs/>
          <w:color w:val="505A64"/>
          <w:sz w:val="21"/>
          <w:szCs w:val="21"/>
          <w:lang w:val="es-MX" w:eastAsia="es-ES_tradnl"/>
        </w:rPr>
        <w:t xml:space="preserve">tamente, </w:t>
      </w:r>
      <w:r>
        <w:rPr>
          <w:rFonts w:ascii="Century Gothic" w:eastAsia="Times New Roman" w:hAnsi="Century Gothic" w:cs="Open Sans"/>
          <w:bCs/>
          <w:color w:val="505A64"/>
          <w:sz w:val="21"/>
          <w:szCs w:val="21"/>
          <w:lang w:val="es-MX" w:eastAsia="es-ES_tradnl"/>
        </w:rPr>
        <w:t xml:space="preserve">podremos extraer la población que se va a investigar, es decir, la muestra que se analizará. </w:t>
      </w:r>
    </w:p>
    <w:p w14:paraId="42691A20" w14:textId="2F0521E6"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 xml:space="preserve">Para realizar un muestreo probabilístico es sumamente necesario construir un marco muestral ya que permite </w:t>
      </w:r>
      <w:r w:rsidR="00EA4312">
        <w:rPr>
          <w:rFonts w:ascii="Century Gothic" w:eastAsia="Times New Roman" w:hAnsi="Century Gothic" w:cs="Open Sans"/>
          <w:bCs/>
          <w:color w:val="505A64"/>
          <w:sz w:val="21"/>
          <w:szCs w:val="21"/>
          <w:lang w:val="es-MX" w:eastAsia="es-ES_tradnl"/>
        </w:rPr>
        <w:t>identificar claramente</w:t>
      </w:r>
      <w:r w:rsidR="003F5CFF">
        <w:rPr>
          <w:rFonts w:ascii="Century Gothic" w:eastAsia="Times New Roman" w:hAnsi="Century Gothic" w:cs="Open Sans"/>
          <w:bCs/>
          <w:color w:val="505A64"/>
          <w:sz w:val="21"/>
          <w:szCs w:val="21"/>
          <w:lang w:val="es-MX" w:eastAsia="es-ES_tradnl"/>
        </w:rPr>
        <w:t xml:space="preserve"> la unidad </w:t>
      </w:r>
      <w:r>
        <w:rPr>
          <w:rFonts w:ascii="Century Gothic" w:eastAsia="Times New Roman" w:hAnsi="Century Gothic" w:cs="Open Sans"/>
          <w:bCs/>
          <w:color w:val="505A64"/>
          <w:sz w:val="21"/>
          <w:szCs w:val="21"/>
          <w:lang w:val="es-MX" w:eastAsia="es-ES_tradnl"/>
        </w:rPr>
        <w:t>de estudio. El marco muestral debe ser preciso, libre de omisiones y duplicaciones. Los datos y las unidades deben cubrir a toda la población</w:t>
      </w:r>
      <w:r w:rsidR="00EA4312">
        <w:rPr>
          <w:rFonts w:ascii="Century Gothic" w:eastAsia="Times New Roman" w:hAnsi="Century Gothic" w:cs="Open Sans"/>
          <w:bCs/>
          <w:color w:val="505A64"/>
          <w:sz w:val="21"/>
          <w:szCs w:val="21"/>
          <w:lang w:val="es-MX" w:eastAsia="es-ES_tradnl"/>
        </w:rPr>
        <w:t xml:space="preserve"> que sea objeto de estudio</w:t>
      </w:r>
      <w:r>
        <w:rPr>
          <w:rFonts w:ascii="Century Gothic" w:eastAsia="Times New Roman" w:hAnsi="Century Gothic" w:cs="Open Sans"/>
          <w:bCs/>
          <w:color w:val="505A64"/>
          <w:sz w:val="21"/>
          <w:szCs w:val="21"/>
          <w:lang w:val="es-MX" w:eastAsia="es-ES_tradnl"/>
        </w:rPr>
        <w:t xml:space="preserve"> e identificarlas correctamente.</w:t>
      </w:r>
    </w:p>
    <w:p w14:paraId="0A2146A7" w14:textId="1BC614A9" w:rsidR="009C2BB5" w:rsidRPr="009C2BB5" w:rsidRDefault="00B611C7" w:rsidP="009C2BB5">
      <w:pPr>
        <w:spacing w:after="200" w:line="276" w:lineRule="auto"/>
        <w:jc w:val="both"/>
        <w:rPr>
          <w:rFonts w:ascii="Century Gothic" w:eastAsia="Times New Roman" w:hAnsi="Century Gothic" w:cs="Open Sans"/>
          <w:color w:val="505A64"/>
          <w:sz w:val="21"/>
          <w:szCs w:val="21"/>
          <w:lang w:val="es-MX" w:eastAsia="es-ES_tradnl"/>
        </w:rPr>
      </w:pPr>
      <w:r w:rsidRPr="00992941">
        <w:rPr>
          <w:rFonts w:ascii="Century Gothic" w:eastAsia="Times New Roman" w:hAnsi="Century Gothic" w:cs="Open Sans"/>
          <w:color w:val="505A64"/>
          <w:sz w:val="21"/>
          <w:szCs w:val="21"/>
          <w:lang w:val="es-MX" w:eastAsia="es-ES_tradnl"/>
        </w:rPr>
        <w:t>El marco de muestreo qu</w:t>
      </w:r>
      <w:r w:rsidR="009C2BB5" w:rsidRPr="00992941">
        <w:rPr>
          <w:rFonts w:ascii="Century Gothic" w:eastAsia="Times New Roman" w:hAnsi="Century Gothic" w:cs="Open Sans"/>
          <w:color w:val="505A64"/>
          <w:sz w:val="21"/>
          <w:szCs w:val="21"/>
          <w:lang w:val="es-MX" w:eastAsia="es-ES_tradnl"/>
        </w:rPr>
        <w:t>e se considera está construido</w:t>
      </w:r>
      <w:r w:rsidR="00992941" w:rsidRPr="00992941">
        <w:rPr>
          <w:rFonts w:ascii="Century Gothic" w:eastAsia="Times New Roman" w:hAnsi="Century Gothic" w:cs="Open Sans"/>
          <w:color w:val="505A64"/>
          <w:sz w:val="21"/>
          <w:szCs w:val="21"/>
          <w:lang w:val="es-MX" w:eastAsia="es-ES_tradnl"/>
        </w:rPr>
        <w:t xml:space="preserve"> a partir del listado de unidades educativas que fue elaborado por el equipo CAB-SIPCE que usó como insumo</w:t>
      </w:r>
      <w:r w:rsidR="009C2BB5" w:rsidRPr="00992941">
        <w:rPr>
          <w:rFonts w:ascii="Century Gothic" w:eastAsia="Times New Roman" w:hAnsi="Century Gothic" w:cs="Open Sans"/>
          <w:color w:val="505A64"/>
          <w:sz w:val="21"/>
          <w:szCs w:val="21"/>
          <w:lang w:val="es-MX" w:eastAsia="es-ES_tradnl"/>
        </w:rPr>
        <w:t xml:space="preserve"> la información de precios de pensiones y matrículas de Unidades Educativas (registros administrativos) del Ministerio de Educación (MINEDUC).</w:t>
      </w:r>
      <w:r w:rsidR="007D73AD">
        <w:rPr>
          <w:rFonts w:ascii="Century Gothic" w:eastAsia="Times New Roman" w:hAnsi="Century Gothic" w:cs="Open Sans"/>
          <w:color w:val="505A64"/>
          <w:sz w:val="21"/>
          <w:szCs w:val="21"/>
          <w:lang w:val="es-MX" w:eastAsia="es-ES_tradnl"/>
        </w:rPr>
        <w:t xml:space="preserve"> S</w:t>
      </w:r>
      <w:r w:rsidR="007D73AD" w:rsidRPr="007D73AD">
        <w:rPr>
          <w:rFonts w:ascii="Century Gothic" w:eastAsia="Times New Roman" w:hAnsi="Century Gothic" w:cs="Open Sans"/>
          <w:color w:val="505A64"/>
          <w:sz w:val="21"/>
          <w:szCs w:val="21"/>
          <w:lang w:val="es-MX" w:eastAsia="es-ES_tradnl"/>
        </w:rPr>
        <w:t xml:space="preserve">e complementó este insumo de precios con el Archivo Maestro de Instituciones Educativas 2023-2024 del MINEDUC para obtener </w:t>
      </w:r>
      <w:r w:rsidR="007D73AD">
        <w:rPr>
          <w:rFonts w:ascii="Century Gothic" w:eastAsia="Times New Roman" w:hAnsi="Century Gothic" w:cs="Open Sans"/>
          <w:color w:val="505A64"/>
          <w:sz w:val="21"/>
          <w:szCs w:val="21"/>
          <w:lang w:val="es-MX" w:eastAsia="es-ES_tradnl"/>
        </w:rPr>
        <w:t xml:space="preserve">la </w:t>
      </w:r>
      <w:r w:rsidR="007D73AD" w:rsidRPr="007D73AD">
        <w:rPr>
          <w:rFonts w:ascii="Century Gothic" w:eastAsia="Times New Roman" w:hAnsi="Century Gothic" w:cs="Open Sans"/>
          <w:color w:val="505A64"/>
          <w:sz w:val="21"/>
          <w:szCs w:val="21"/>
          <w:lang w:val="es-MX" w:eastAsia="es-ES_tradnl"/>
        </w:rPr>
        <w:t>información general  de todas las institucion</w:t>
      </w:r>
      <w:r w:rsidR="008A7087">
        <w:rPr>
          <w:rFonts w:ascii="Century Gothic" w:eastAsia="Times New Roman" w:hAnsi="Century Gothic" w:cs="Open Sans"/>
          <w:color w:val="505A64"/>
          <w:sz w:val="21"/>
          <w:szCs w:val="21"/>
          <w:lang w:val="es-MX" w:eastAsia="es-ES_tradnl"/>
        </w:rPr>
        <w:t>es particulares urbanas de 7</w:t>
      </w:r>
      <w:r w:rsidR="007D73AD" w:rsidRPr="007D73AD">
        <w:rPr>
          <w:rFonts w:ascii="Century Gothic" w:eastAsia="Times New Roman" w:hAnsi="Century Gothic" w:cs="Open Sans"/>
          <w:color w:val="505A64"/>
          <w:sz w:val="21"/>
          <w:szCs w:val="21"/>
          <w:lang w:val="es-MX" w:eastAsia="es-ES_tradnl"/>
        </w:rPr>
        <w:t xml:space="preserve"> ciudades investigadas por el IPC junto con los precios de matrícula y pensión de cada nivel educativo que oferte la institución.</w:t>
      </w:r>
    </w:p>
    <w:p w14:paraId="00B99BEA" w14:textId="53DC1BA5"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la construcción del marco muestral se seleccionaron aquellas </w:t>
      </w:r>
      <w:r w:rsidR="00051B1D">
        <w:rPr>
          <w:rFonts w:ascii="Century Gothic" w:eastAsia="Times New Roman" w:hAnsi="Century Gothic" w:cs="Open Sans"/>
          <w:color w:val="505A64"/>
          <w:sz w:val="21"/>
          <w:szCs w:val="21"/>
          <w:lang w:val="es-MX" w:eastAsia="es-ES_tradnl"/>
        </w:rPr>
        <w:t xml:space="preserve">unidades educativas </w:t>
      </w:r>
      <w:r>
        <w:rPr>
          <w:rFonts w:ascii="Century Gothic" w:eastAsia="Times New Roman" w:hAnsi="Century Gothic" w:cs="Open Sans"/>
          <w:color w:val="505A64"/>
          <w:sz w:val="21"/>
          <w:szCs w:val="21"/>
          <w:lang w:val="es-MX" w:eastAsia="es-ES_tradnl"/>
        </w:rPr>
        <w:t xml:space="preserve">que cumplan las siguientes condiciones: </w:t>
      </w:r>
    </w:p>
    <w:p w14:paraId="25188E74" w14:textId="77777777" w:rsidR="002D26A0" w:rsidRDefault="00126C0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Pr="00126C00">
        <w:rPr>
          <w:rFonts w:ascii="Century Gothic" w:eastAsia="Times New Roman" w:hAnsi="Century Gothic" w:cs="Open Sans"/>
          <w:color w:val="505A64"/>
          <w:sz w:val="21"/>
          <w:szCs w:val="21"/>
          <w:lang w:val="es-MX" w:eastAsia="es-ES_tradnl"/>
        </w:rPr>
        <w:t>particulares con al menos</w:t>
      </w:r>
      <w:r w:rsidR="002D26A0">
        <w:rPr>
          <w:rFonts w:ascii="Century Gothic" w:eastAsia="Times New Roman" w:hAnsi="Century Gothic" w:cs="Open Sans"/>
          <w:color w:val="505A64"/>
          <w:sz w:val="21"/>
          <w:szCs w:val="21"/>
          <w:lang w:val="es-MX" w:eastAsia="es-ES_tradnl"/>
        </w:rPr>
        <w:t xml:space="preserve"> 3 niveles educativos.</w:t>
      </w:r>
    </w:p>
    <w:p w14:paraId="5261DAB5" w14:textId="231C123B" w:rsidR="00B611C7" w:rsidRPr="00126C00" w:rsidRDefault="002D26A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00126C00">
        <w:rPr>
          <w:rFonts w:ascii="Century Gothic" w:eastAsia="Times New Roman" w:hAnsi="Century Gothic" w:cs="Open Sans"/>
          <w:color w:val="505A64"/>
          <w:sz w:val="21"/>
          <w:szCs w:val="21"/>
          <w:lang w:val="es-MX" w:eastAsia="es-ES_tradnl"/>
        </w:rPr>
        <w:t>que se encuentren ubicadas en</w:t>
      </w:r>
      <w:r w:rsidR="00051B1D">
        <w:rPr>
          <w:rFonts w:ascii="Century Gothic" w:eastAsia="Times New Roman" w:hAnsi="Century Gothic" w:cs="Open Sans"/>
          <w:color w:val="505A64"/>
          <w:sz w:val="21"/>
          <w:szCs w:val="21"/>
          <w:lang w:val="es-MX" w:eastAsia="es-ES_tradnl"/>
        </w:rPr>
        <w:t xml:space="preserve"> el área urbana de</w:t>
      </w:r>
      <w:r w:rsidR="00126C00">
        <w:rPr>
          <w:rFonts w:ascii="Century Gothic" w:eastAsia="Times New Roman" w:hAnsi="Century Gothic" w:cs="Open Sans"/>
          <w:color w:val="505A64"/>
          <w:sz w:val="21"/>
          <w:szCs w:val="21"/>
          <w:lang w:val="es-MX" w:eastAsia="es-ES_tradnl"/>
        </w:rPr>
        <w:t xml:space="preserve"> </w:t>
      </w:r>
      <w:r w:rsidR="00126C00" w:rsidRPr="00126C00">
        <w:rPr>
          <w:rFonts w:ascii="Century Gothic" w:eastAsia="Times New Roman" w:hAnsi="Century Gothic" w:cs="Open Sans"/>
          <w:color w:val="505A64"/>
          <w:sz w:val="21"/>
          <w:szCs w:val="21"/>
          <w:lang w:val="es-MX" w:eastAsia="es-ES_tradnl"/>
        </w:rPr>
        <w:t>Manta, Machala, Santo Domingo, Esmeraldas, Ambato, Cuenca y Loja.</w:t>
      </w:r>
    </w:p>
    <w:p w14:paraId="675356B7" w14:textId="7100D3B7" w:rsidR="00126C00" w:rsidRDefault="00126C00"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excl</w:t>
      </w:r>
      <w:r w:rsidR="00051B1D">
        <w:rPr>
          <w:rFonts w:ascii="Century Gothic" w:eastAsia="Times New Roman" w:hAnsi="Century Gothic" w:cs="Open Sans"/>
          <w:color w:val="505A64"/>
          <w:sz w:val="21"/>
          <w:szCs w:val="21"/>
          <w:lang w:val="es-MX" w:eastAsia="es-ES_tradnl"/>
        </w:rPr>
        <w:t>uyen unidades educativas que no</w:t>
      </w:r>
      <w:r>
        <w:rPr>
          <w:rFonts w:ascii="Century Gothic" w:eastAsia="Times New Roman" w:hAnsi="Century Gothic" w:cs="Open Sans"/>
          <w:color w:val="505A64"/>
          <w:sz w:val="21"/>
          <w:szCs w:val="21"/>
          <w:lang w:val="es-MX" w:eastAsia="es-ES_tradnl"/>
        </w:rPr>
        <w:t xml:space="preserve"> disponen de información en </w:t>
      </w:r>
      <w:r w:rsidR="00051B1D">
        <w:rPr>
          <w:rFonts w:ascii="Century Gothic" w:eastAsia="Times New Roman" w:hAnsi="Century Gothic" w:cs="Open Sans"/>
          <w:color w:val="505A64"/>
          <w:sz w:val="21"/>
          <w:szCs w:val="21"/>
          <w:lang w:val="es-MX" w:eastAsia="es-ES_tradnl"/>
        </w:rPr>
        <w:t>las variables</w:t>
      </w:r>
      <w:r>
        <w:rPr>
          <w:rFonts w:ascii="Century Gothic" w:eastAsia="Times New Roman" w:hAnsi="Century Gothic" w:cs="Open Sans"/>
          <w:color w:val="505A64"/>
          <w:sz w:val="21"/>
          <w:szCs w:val="21"/>
          <w:lang w:val="es-MX" w:eastAsia="es-ES_tradnl"/>
        </w:rPr>
        <w:t xml:space="preserve"> costo de matrícula y/o costo de pensión.</w:t>
      </w:r>
    </w:p>
    <w:p w14:paraId="65D2897E" w14:textId="57F5B5E2" w:rsidR="00E16585" w:rsidRDefault="00B611C7" w:rsidP="00110612">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w:t>
      </w:r>
      <w:r w:rsidR="00110612">
        <w:rPr>
          <w:rFonts w:ascii="Century Gothic" w:eastAsia="Times New Roman" w:hAnsi="Century Gothic" w:cs="Open Sans"/>
          <w:color w:val="505A64"/>
          <w:sz w:val="21"/>
          <w:szCs w:val="21"/>
          <w:lang w:val="es-MX" w:eastAsia="es-ES_tradnl"/>
        </w:rPr>
        <w:t>nstituido por 186 unidades educativas</w:t>
      </w:r>
    </w:p>
    <w:p w14:paraId="2480A70D" w14:textId="1DCFA980" w:rsidR="00E03B4A" w:rsidRDefault="00E03B4A" w:rsidP="00E03B4A">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Tabla 1. </w:t>
      </w:r>
      <w:r>
        <w:rPr>
          <w:rFonts w:ascii="Century Gothic" w:eastAsia="Times New Roman" w:hAnsi="Century Gothic" w:cs="Open Sans"/>
          <w:color w:val="505A64"/>
          <w:sz w:val="21"/>
          <w:szCs w:val="21"/>
          <w:lang w:val="es-MX" w:eastAsia="es-ES_tradnl"/>
        </w:rPr>
        <w:t>Marco de muestreo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65"/>
        <w:gridCol w:w="1748"/>
      </w:tblGrid>
      <w:tr w:rsidR="00E03B4A" w:rsidRPr="00CD63DB" w14:paraId="64E88FAD" w14:textId="77777777" w:rsidTr="00556CA6">
        <w:trPr>
          <w:trHeight w:val="288"/>
          <w:jc w:val="center"/>
        </w:trPr>
        <w:tc>
          <w:tcPr>
            <w:tcW w:w="0" w:type="auto"/>
            <w:shd w:val="clear" w:color="D9E1F2" w:fill="D9E1F2"/>
            <w:noWrap/>
            <w:vAlign w:val="bottom"/>
            <w:hideMark/>
          </w:tcPr>
          <w:p w14:paraId="76956966"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0" w:type="auto"/>
            <w:shd w:val="clear" w:color="D9E1F2" w:fill="D9E1F2"/>
            <w:noWrap/>
            <w:vAlign w:val="bottom"/>
            <w:hideMark/>
          </w:tcPr>
          <w:p w14:paraId="5CF9596D"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cantón</w:t>
            </w:r>
          </w:p>
        </w:tc>
      </w:tr>
      <w:tr w:rsidR="00E03B4A" w:rsidRPr="00CD63DB" w14:paraId="4D365034" w14:textId="77777777" w:rsidTr="00556CA6">
        <w:trPr>
          <w:trHeight w:val="288"/>
          <w:jc w:val="center"/>
        </w:trPr>
        <w:tc>
          <w:tcPr>
            <w:tcW w:w="0" w:type="auto"/>
            <w:noWrap/>
            <w:vAlign w:val="bottom"/>
            <w:hideMark/>
          </w:tcPr>
          <w:p w14:paraId="48DCBAF6"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0" w:type="auto"/>
            <w:noWrap/>
            <w:vAlign w:val="bottom"/>
            <w:hideMark/>
          </w:tcPr>
          <w:p w14:paraId="56FD4469" w14:textId="6597F0EA"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36</w:t>
            </w:r>
          </w:p>
        </w:tc>
      </w:tr>
      <w:tr w:rsidR="00E03B4A" w:rsidRPr="00CD63DB" w14:paraId="1E7B8E5B" w14:textId="77777777" w:rsidTr="00556CA6">
        <w:trPr>
          <w:trHeight w:val="288"/>
          <w:jc w:val="center"/>
        </w:trPr>
        <w:tc>
          <w:tcPr>
            <w:tcW w:w="0" w:type="auto"/>
            <w:noWrap/>
            <w:vAlign w:val="bottom"/>
            <w:hideMark/>
          </w:tcPr>
          <w:p w14:paraId="37AFAF7C"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0" w:type="auto"/>
            <w:noWrap/>
            <w:vAlign w:val="bottom"/>
            <w:hideMark/>
          </w:tcPr>
          <w:p w14:paraId="69EC04A8" w14:textId="1BE624D0"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35</w:t>
            </w:r>
          </w:p>
        </w:tc>
      </w:tr>
      <w:tr w:rsidR="00E03B4A" w:rsidRPr="00CD63DB" w14:paraId="79E34EAC" w14:textId="77777777" w:rsidTr="00556CA6">
        <w:trPr>
          <w:trHeight w:val="288"/>
          <w:jc w:val="center"/>
        </w:trPr>
        <w:tc>
          <w:tcPr>
            <w:tcW w:w="0" w:type="auto"/>
            <w:noWrap/>
            <w:vAlign w:val="bottom"/>
            <w:hideMark/>
          </w:tcPr>
          <w:p w14:paraId="0510ED10"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0" w:type="auto"/>
            <w:noWrap/>
            <w:vAlign w:val="bottom"/>
            <w:hideMark/>
          </w:tcPr>
          <w:p w14:paraId="75633488" w14:textId="2B52C1CE"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w:t>
            </w:r>
          </w:p>
        </w:tc>
      </w:tr>
      <w:tr w:rsidR="00E03B4A" w:rsidRPr="00CD63DB" w14:paraId="04A8400E" w14:textId="77777777" w:rsidTr="00556CA6">
        <w:trPr>
          <w:trHeight w:val="288"/>
          <w:jc w:val="center"/>
        </w:trPr>
        <w:tc>
          <w:tcPr>
            <w:tcW w:w="0" w:type="auto"/>
            <w:noWrap/>
            <w:vAlign w:val="bottom"/>
            <w:hideMark/>
          </w:tcPr>
          <w:p w14:paraId="204E13B3"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0" w:type="auto"/>
            <w:noWrap/>
            <w:vAlign w:val="bottom"/>
            <w:hideMark/>
          </w:tcPr>
          <w:p w14:paraId="6E566D33" w14:textId="0EC44E15"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w:t>
            </w:r>
          </w:p>
        </w:tc>
      </w:tr>
      <w:tr w:rsidR="00E03B4A" w:rsidRPr="00CD63DB" w14:paraId="459C1252" w14:textId="77777777" w:rsidTr="00556CA6">
        <w:trPr>
          <w:trHeight w:val="288"/>
          <w:jc w:val="center"/>
        </w:trPr>
        <w:tc>
          <w:tcPr>
            <w:tcW w:w="0" w:type="auto"/>
            <w:noWrap/>
            <w:vAlign w:val="bottom"/>
            <w:hideMark/>
          </w:tcPr>
          <w:p w14:paraId="45AE1CBF"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0" w:type="auto"/>
            <w:noWrap/>
            <w:vAlign w:val="bottom"/>
            <w:hideMark/>
          </w:tcPr>
          <w:p w14:paraId="4391A60D" w14:textId="7FCBC6FB"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29</w:t>
            </w:r>
          </w:p>
        </w:tc>
      </w:tr>
      <w:tr w:rsidR="00E03B4A" w:rsidRPr="00CD63DB" w14:paraId="60DFCA1B" w14:textId="77777777" w:rsidTr="00556CA6">
        <w:trPr>
          <w:trHeight w:val="288"/>
          <w:jc w:val="center"/>
        </w:trPr>
        <w:tc>
          <w:tcPr>
            <w:tcW w:w="0" w:type="auto"/>
            <w:noWrap/>
            <w:vAlign w:val="bottom"/>
            <w:hideMark/>
          </w:tcPr>
          <w:p w14:paraId="0F77A637"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0" w:type="auto"/>
            <w:noWrap/>
            <w:vAlign w:val="bottom"/>
            <w:hideMark/>
          </w:tcPr>
          <w:p w14:paraId="7C3037F6" w14:textId="0021BBED"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35</w:t>
            </w:r>
          </w:p>
        </w:tc>
      </w:tr>
      <w:tr w:rsidR="00E03B4A" w:rsidRPr="00CD63DB" w14:paraId="5418E319" w14:textId="77777777" w:rsidTr="00556CA6">
        <w:trPr>
          <w:trHeight w:val="288"/>
          <w:jc w:val="center"/>
        </w:trPr>
        <w:tc>
          <w:tcPr>
            <w:tcW w:w="0" w:type="auto"/>
            <w:noWrap/>
            <w:vAlign w:val="bottom"/>
            <w:hideMark/>
          </w:tcPr>
          <w:p w14:paraId="045963D3" w14:textId="77777777" w:rsidR="00E03B4A" w:rsidRPr="00CD63DB" w:rsidRDefault="00E03B4A" w:rsidP="00D212F9">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0" w:type="auto"/>
            <w:noWrap/>
            <w:vAlign w:val="bottom"/>
            <w:hideMark/>
          </w:tcPr>
          <w:p w14:paraId="74574C59" w14:textId="2922552D" w:rsidR="00E03B4A" w:rsidRPr="00CD63DB" w:rsidRDefault="00E03B4A" w:rsidP="00D212F9">
            <w:pPr>
              <w:jc w:val="right"/>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27</w:t>
            </w:r>
          </w:p>
        </w:tc>
      </w:tr>
      <w:tr w:rsidR="00E03B4A" w:rsidRPr="00CD63DB" w14:paraId="11EDE066" w14:textId="77777777" w:rsidTr="00556CA6">
        <w:trPr>
          <w:trHeight w:val="288"/>
          <w:jc w:val="center"/>
        </w:trPr>
        <w:tc>
          <w:tcPr>
            <w:tcW w:w="0" w:type="auto"/>
            <w:shd w:val="clear" w:color="D9E1F2" w:fill="D9E1F2"/>
            <w:noWrap/>
            <w:vAlign w:val="bottom"/>
            <w:hideMark/>
          </w:tcPr>
          <w:p w14:paraId="59CD1E28" w14:textId="77777777" w:rsidR="00E03B4A" w:rsidRPr="00CD63DB" w:rsidRDefault="00E03B4A" w:rsidP="00D212F9">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0" w:type="auto"/>
            <w:shd w:val="clear" w:color="D9E1F2" w:fill="D9E1F2"/>
            <w:noWrap/>
            <w:vAlign w:val="bottom"/>
            <w:hideMark/>
          </w:tcPr>
          <w:p w14:paraId="2D0AC9D6" w14:textId="6422958A" w:rsidR="00E03B4A" w:rsidRPr="00CD63DB" w:rsidRDefault="00E03B4A" w:rsidP="00D212F9">
            <w:pPr>
              <w:jc w:val="right"/>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186</w:t>
            </w:r>
          </w:p>
        </w:tc>
      </w:tr>
    </w:tbl>
    <w:p w14:paraId="1635FB38" w14:textId="77777777" w:rsidR="00E03B4A" w:rsidRPr="00110612" w:rsidRDefault="00E03B4A" w:rsidP="00110612">
      <w:pPr>
        <w:spacing w:after="200" w:line="276" w:lineRule="auto"/>
        <w:jc w:val="both"/>
        <w:rPr>
          <w:rFonts w:ascii="Century Gothic" w:eastAsia="Times New Roman" w:hAnsi="Century Gothic" w:cs="Open Sans"/>
          <w:color w:val="505A64"/>
          <w:sz w:val="21"/>
          <w:szCs w:val="21"/>
          <w:lang w:val="es-MX" w:eastAsia="es-ES_tradnl"/>
        </w:rPr>
      </w:pP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lastRenderedPageBreak/>
        <w:t>Variables de diseño</w:t>
      </w:r>
    </w:p>
    <w:p w14:paraId="7ABECB10" w14:textId="07DB514F"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A72686">
        <w:rPr>
          <w:rFonts w:ascii="Century Gothic" w:eastAsia="Times New Roman" w:hAnsi="Century Gothic" w:cs="Open Sans"/>
          <w:color w:val="505A64"/>
          <w:sz w:val="21"/>
          <w:szCs w:val="21"/>
          <w:lang w:eastAsia="es-ES_tradnl"/>
        </w:rPr>
        <w:t xml:space="preserve">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r w:rsidR="001118AF">
        <w:rPr>
          <w:rFonts w:ascii="Century Gothic" w:eastAsia="Times New Roman" w:hAnsi="Century Gothic" w:cs="Open Sans"/>
          <w:color w:val="505A64"/>
          <w:sz w:val="21"/>
          <w:szCs w:val="21"/>
          <w:lang w:eastAsia="es-ES_tradnl"/>
        </w:rPr>
        <w:t xml:space="preserve"> </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7" w:name="_Toc155867198"/>
      <w:bookmarkStart w:id="8" w:name="_Toc148617340"/>
      <w:bookmarkStart w:id="9" w:name="_Toc126657988"/>
      <w:r>
        <w:rPr>
          <w:rFonts w:eastAsiaTheme="minorHAnsi" w:cstheme="minorBidi"/>
          <w:b w:val="0"/>
          <w:color w:val="505A64"/>
          <w:sz w:val="28"/>
          <w:szCs w:val="44"/>
        </w:rPr>
        <w:t>Tamaño muestral</w:t>
      </w:r>
      <w:bookmarkEnd w:id="7"/>
      <w:bookmarkEnd w:id="8"/>
      <w:bookmarkEnd w:id="9"/>
    </w:p>
    <w:p w14:paraId="75B1DDE6" w14:textId="0C8A8709" w:rsidR="00B611C7" w:rsidRPr="001118AF"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r w:rsidR="001118AF" w:rsidRPr="001118AF">
        <w:rPr>
          <w:rFonts w:ascii="Century Gothic" w:eastAsia="Times New Roman" w:hAnsi="Century Gothic" w:cs="Open Sans"/>
          <w:color w:val="505A64"/>
          <w:sz w:val="21"/>
          <w:szCs w:val="21"/>
          <w:lang w:eastAsia="es-ES_tradnl"/>
        </w:rPr>
        <w:t xml:space="preserve"> </w:t>
      </w:r>
    </w:p>
    <w:p w14:paraId="1FF645DA" w14:textId="69BBA9A3"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 xml:space="preserve">este criterio, para determinar el tamaño de la muestra </w:t>
      </w:r>
      <w:r w:rsidR="00A72686">
        <w:rPr>
          <w:rFonts w:ascii="Century Gothic" w:eastAsia="Times New Roman" w:hAnsi="Century Gothic" w:cs="Open Sans"/>
          <w:color w:val="505A64"/>
          <w:sz w:val="21"/>
          <w:szCs w:val="21"/>
          <w:lang w:val="es-MX" w:eastAsia="es-ES_tradnl"/>
        </w:rPr>
        <w:t xml:space="preserve">se usa como variable de diseño el </w:t>
      </w:r>
      <w:r w:rsidR="002776E5" w:rsidRPr="00A72686">
        <w:rPr>
          <w:rFonts w:ascii="Century Gothic" w:eastAsia="Times New Roman" w:hAnsi="Century Gothic" w:cs="Open Sans"/>
          <w:i/>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0DE3BE86"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n≥</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e*v</m:t>
                          </m:r>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 xml:space="preserve">+ </m:t>
              </m:r>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S</m:t>
                          </m:r>
                        </m:e>
                        <m:sup>
                          <m:r>
                            <w:rPr>
                              <w:rFonts w:ascii="Cambria Math" w:eastAsia="Times New Roman" w:hAnsi="Cambria Math" w:cs="Open Sans"/>
                              <w:color w:val="505A64"/>
                              <w:sz w:val="21"/>
                              <w:szCs w:val="21"/>
                              <w:lang w:val="es-MX" w:eastAsia="es-ES_tradnl"/>
                            </w:rPr>
                            <m:t>2</m:t>
                          </m:r>
                        </m:sup>
                      </m:sSup>
                    </m:num>
                    <m:den>
                      <m:r>
                        <w:rPr>
                          <w:rFonts w:ascii="Cambria Math" w:eastAsia="Times New Roman" w:hAnsi="Cambria Math" w:cs="Open Sans"/>
                          <w:color w:val="505A64"/>
                          <w:sz w:val="21"/>
                          <w:szCs w:val="21"/>
                          <w:lang w:val="es-MX" w:eastAsia="es-ES_tradnl"/>
                        </w:rPr>
                        <m:t>N</m:t>
                      </m:r>
                    </m:den>
                  </m:f>
                </m:e>
              </m:d>
            </m:den>
          </m:f>
        </m:oMath>
      </m:oMathPara>
    </w:p>
    <w:p w14:paraId="066B4F59" w14:textId="47EDC2E0" w:rsidR="00B611C7" w:rsidRDefault="00153A2B"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n</m:t>
        </m:r>
      </m:oMath>
      <w:r w:rsidR="00B611C7">
        <w:rPr>
          <w:rFonts w:ascii="Century Gothic" w:eastAsia="Times New Roman" w:hAnsi="Century Gothic" w:cs="Open Sans"/>
          <w:color w:val="505A64"/>
          <w:sz w:val="21"/>
          <w:szCs w:val="21"/>
          <w:lang w:val="es-MX" w:eastAsia="es-ES_tradnl"/>
        </w:rPr>
        <w:t xml:space="preserve"> = </w:t>
      </w:r>
      <w:r w:rsidR="004C520C">
        <w:rPr>
          <w:rFonts w:ascii="Century Gothic" w:eastAsia="Times New Roman" w:hAnsi="Century Gothic" w:cs="Open Sans"/>
          <w:color w:val="505A64"/>
          <w:sz w:val="21"/>
          <w:szCs w:val="21"/>
          <w:lang w:val="es-MX" w:eastAsia="es-ES_tradnl"/>
        </w:rPr>
        <w:t>Tamaño de la muestra</w:t>
      </w:r>
      <w:r w:rsidR="00B611C7">
        <w:rPr>
          <w:rFonts w:ascii="Century Gothic" w:eastAsia="Times New Roman" w:hAnsi="Century Gothic" w:cs="Open Sans"/>
          <w:color w:val="505A64"/>
          <w:sz w:val="21"/>
          <w:szCs w:val="21"/>
          <w:lang w:val="es-MX" w:eastAsia="es-ES_tradnl"/>
        </w:rPr>
        <w:t>.</w:t>
      </w:r>
    </w:p>
    <w:p w14:paraId="5DCFC44D" w14:textId="39BB8B53"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N </w:t>
      </w:r>
      <w:r w:rsidR="00B611C7">
        <w:rPr>
          <w:rFonts w:ascii="Century Gothic" w:eastAsia="Times New Roman" w:hAnsi="Century Gothic" w:cs="Open Sans"/>
          <w:color w:val="505A64"/>
          <w:sz w:val="21"/>
          <w:szCs w:val="21"/>
          <w:lang w:val="es-MX" w:eastAsia="es-ES_tradnl"/>
        </w:rPr>
        <w:t>= Tamaño del dominio i.</w:t>
      </w:r>
    </w:p>
    <w:p w14:paraId="06AA95F1" w14:textId="64B96F7C" w:rsidR="00B611C7" w:rsidRDefault="008D0C94"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S</m:t>
        </m:r>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commentRangeStart w:id="10"/>
      <w:r>
        <w:rPr>
          <w:rFonts w:ascii="Century Gothic" w:eastAsia="Times New Roman" w:hAnsi="Century Gothic" w:cs="Open Sans"/>
          <w:color w:val="505A64"/>
          <w:sz w:val="21"/>
          <w:szCs w:val="21"/>
          <w:lang w:val="es-MX" w:eastAsia="es-ES_tradnl"/>
        </w:rPr>
        <w:t>e = Error relativo máximo admisible.</w:t>
      </w:r>
    </w:p>
    <w:p w14:paraId="1329F7EC" w14:textId="77777777" w:rsidR="00B611C7" w:rsidRDefault="00B611C7" w:rsidP="008F0923">
      <w:pPr>
        <w:numPr>
          <w:ilvl w:val="0"/>
          <w:numId w:val="7"/>
        </w:numPr>
        <w:spacing w:after="200"/>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commentRangeEnd w:id="10"/>
      <w:r w:rsidR="00A36B8B">
        <w:rPr>
          <w:rStyle w:val="Refdecomentario"/>
        </w:rPr>
        <w:commentReference w:id="10"/>
      </w:r>
    </w:p>
    <w:p w14:paraId="4C18DD98" w14:textId="00C28472" w:rsidR="00B611C7" w:rsidRDefault="0018618D" w:rsidP="008F0923">
      <w:pPr>
        <w:numPr>
          <w:ilvl w:val="0"/>
          <w:numId w:val="7"/>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v</m:t>
        </m:r>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556CA6">
        <w:rPr>
          <w:rFonts w:ascii="Century Gothic" w:eastAsia="Times New Roman" w:hAnsi="Century Gothic" w:cs="Open Sans"/>
          <w:color w:val="505A64"/>
          <w:sz w:val="21"/>
          <w:szCs w:val="21"/>
          <w:lang w:val="es-MX" w:eastAsia="es-ES_tradnl"/>
        </w:rPr>
        <w:t>cos</w:t>
      </w:r>
      <w:ins w:id="11" w:author="INEC Omar Llambo" w:date="2025-10-03T15:40:00Z">
        <w:r w:rsidR="00556CA6">
          <w:rPr>
            <w:rFonts w:ascii="Century Gothic" w:eastAsia="Times New Roman" w:hAnsi="Century Gothic" w:cs="Open Sans"/>
            <w:color w:val="505A64"/>
            <w:sz w:val="21"/>
            <w:szCs w:val="21"/>
            <w:lang w:val="es-MX" w:eastAsia="es-ES_tradnl"/>
          </w:rPr>
          <w:t xml:space="preserve">to medio de </w:t>
        </w:r>
      </w:ins>
      <w:ins w:id="12" w:author="INEC Omar Llambo" w:date="2025-10-03T15:41:00Z">
        <w:r w:rsidR="00556CA6">
          <w:rPr>
            <w:rFonts w:ascii="Century Gothic" w:eastAsia="Times New Roman" w:hAnsi="Century Gothic" w:cs="Open Sans"/>
            <w:color w:val="505A64"/>
            <w:sz w:val="21"/>
            <w:szCs w:val="21"/>
            <w:lang w:val="es-MX" w:eastAsia="es-ES_tradnl"/>
          </w:rPr>
          <w:t>matricula</w:t>
        </w:r>
      </w:ins>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55290623" w14:textId="310AA2A6" w:rsidR="008F0923" w:rsidRDefault="004E12EC" w:rsidP="00B611C7">
      <w:pPr>
        <w:spacing w:after="200" w:line="276" w:lineRule="auto"/>
        <w:jc w:val="both"/>
        <w:rPr>
          <w:rFonts w:ascii="Century Gothic" w:eastAsia="Times New Roman" w:hAnsi="Century Gothic" w:cs="Open Sans"/>
          <w:color w:val="505A64"/>
          <w:sz w:val="21"/>
          <w:szCs w:val="21"/>
          <w:lang w:val="es-MX" w:eastAsia="es-ES_tradnl"/>
        </w:rPr>
      </w:pPr>
      <w:commentRangeStart w:id="13"/>
      <w:r w:rsidRPr="004E12EC">
        <w:rPr>
          <w:rFonts w:ascii="Century Gothic" w:eastAsia="Times New Roman" w:hAnsi="Century Gothic" w:cs="Open Sans"/>
          <w:color w:val="505A64"/>
          <w:sz w:val="21"/>
          <w:szCs w:val="21"/>
          <w:lang w:val="es-MX" w:eastAsia="es-ES_tradnl"/>
        </w:rPr>
        <w:t>Debido a las limitaciones operativas y a las características del mercado, se definieron instituciones educativas que deben in</w:t>
      </w:r>
      <w:r>
        <w:rPr>
          <w:rFonts w:ascii="Century Gothic" w:eastAsia="Times New Roman" w:hAnsi="Century Gothic" w:cs="Open Sans"/>
          <w:color w:val="505A64"/>
          <w:sz w:val="21"/>
          <w:szCs w:val="21"/>
          <w:lang w:val="es-MX" w:eastAsia="es-ES_tradnl"/>
        </w:rPr>
        <w:t>vestigarse de manera obligatoria, por tanto, s</w:t>
      </w:r>
      <w:r w:rsidR="00CD63DB">
        <w:rPr>
          <w:rFonts w:ascii="Century Gothic" w:eastAsia="Times New Roman" w:hAnsi="Century Gothic" w:cs="Open Sans"/>
          <w:color w:val="505A64"/>
          <w:sz w:val="21"/>
          <w:szCs w:val="21"/>
          <w:lang w:val="es-MX" w:eastAsia="es-ES_tradnl"/>
        </w:rPr>
        <w:t>e cuenta con</w:t>
      </w:r>
      <w:r>
        <w:rPr>
          <w:rFonts w:ascii="Century Gothic" w:eastAsia="Times New Roman" w:hAnsi="Century Gothic" w:cs="Open Sans"/>
          <w:color w:val="505A64"/>
          <w:sz w:val="21"/>
          <w:szCs w:val="21"/>
          <w:lang w:val="es-MX" w:eastAsia="es-ES_tradnl"/>
        </w:rPr>
        <w:t xml:space="preserve"> un</w:t>
      </w:r>
      <w:r w:rsidR="00CD63DB">
        <w:rPr>
          <w:rFonts w:ascii="Century Gothic" w:eastAsia="Times New Roman" w:hAnsi="Century Gothic" w:cs="Open Sans"/>
          <w:color w:val="505A64"/>
          <w:sz w:val="21"/>
          <w:szCs w:val="21"/>
          <w:lang w:val="es-MX" w:eastAsia="es-ES_tradnl"/>
        </w:rPr>
        <w:t xml:space="preserve"> listado de </w:t>
      </w:r>
      <w:r>
        <w:rPr>
          <w:rFonts w:ascii="Century Gothic" w:eastAsia="Times New Roman" w:hAnsi="Century Gothic" w:cs="Open Sans"/>
          <w:color w:val="505A64"/>
          <w:sz w:val="21"/>
          <w:szCs w:val="21"/>
          <w:lang w:val="es-MX" w:eastAsia="es-ES_tradnl"/>
        </w:rPr>
        <w:t>instituciones</w:t>
      </w:r>
      <w:r w:rsidR="00CD63DB">
        <w:rPr>
          <w:rFonts w:ascii="Century Gothic" w:eastAsia="Times New Roman" w:hAnsi="Century Gothic" w:cs="Open Sans"/>
          <w:color w:val="505A64"/>
          <w:sz w:val="21"/>
          <w:szCs w:val="21"/>
          <w:lang w:val="es-MX" w:eastAsia="es-ES_tradnl"/>
        </w:rPr>
        <w:t xml:space="preserve"> que fueron definidas</w:t>
      </w:r>
      <w:r w:rsidR="00A72686">
        <w:rPr>
          <w:rFonts w:ascii="Century Gothic" w:eastAsia="Times New Roman" w:hAnsi="Century Gothic" w:cs="Open Sans"/>
          <w:color w:val="505A64"/>
          <w:sz w:val="21"/>
          <w:szCs w:val="21"/>
          <w:lang w:val="es-MX" w:eastAsia="es-ES_tradnl"/>
        </w:rPr>
        <w:t xml:space="preserve"> </w:t>
      </w:r>
      <w:r w:rsidR="00A72686" w:rsidRPr="00A72686">
        <w:rPr>
          <w:rFonts w:ascii="Century Gothic" w:eastAsia="Times New Roman" w:hAnsi="Century Gothic" w:cs="Open Sans"/>
          <w:color w:val="505A64"/>
          <w:sz w:val="21"/>
          <w:szCs w:val="21"/>
          <w:lang w:val="es-MX" w:eastAsia="es-ES_tradnl"/>
        </w:rPr>
        <w:t>por el equipo CAB-SIPCE</w:t>
      </w:r>
      <w:r w:rsidR="00CD63DB">
        <w:rPr>
          <w:rFonts w:ascii="Century Gothic" w:eastAsia="Times New Roman" w:hAnsi="Century Gothic" w:cs="Open Sans"/>
          <w:color w:val="505A64"/>
          <w:sz w:val="21"/>
          <w:szCs w:val="21"/>
          <w:lang w:val="es-MX" w:eastAsia="es-ES_tradnl"/>
        </w:rPr>
        <w:t xml:space="preserve"> como de inclusión forzosa</w:t>
      </w:r>
      <w:r>
        <w:rPr>
          <w:rFonts w:ascii="Century Gothic" w:eastAsia="Times New Roman" w:hAnsi="Century Gothic" w:cs="Open Sans"/>
          <w:color w:val="505A64"/>
          <w:sz w:val="21"/>
          <w:szCs w:val="21"/>
          <w:lang w:val="es-MX" w:eastAsia="es-ES_tradnl"/>
        </w:rPr>
        <w:t xml:space="preserve"> (probabilidad 1).</w:t>
      </w:r>
      <w:commentRangeEnd w:id="13"/>
      <w:r w:rsidR="00A36B8B">
        <w:rPr>
          <w:rStyle w:val="Refdecomentario"/>
        </w:rPr>
        <w:commentReference w:id="13"/>
      </w:r>
    </w:p>
    <w:p w14:paraId="4946DEE9" w14:textId="06E42E93" w:rsidR="008F0923" w:rsidRDefault="008F0923" w:rsidP="008F0923">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Tabla 1. </w:t>
      </w:r>
      <w:r w:rsidRPr="008F0923">
        <w:rPr>
          <w:rFonts w:ascii="Century Gothic" w:eastAsia="Times New Roman" w:hAnsi="Century Gothic" w:cs="Open Sans"/>
          <w:color w:val="505A64"/>
          <w:sz w:val="21"/>
          <w:szCs w:val="21"/>
          <w:lang w:val="es-MX" w:eastAsia="es-ES_tradnl"/>
        </w:rPr>
        <w:t>Inclusión forzosa</w:t>
      </w: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F0923" w:rsidRPr="00CD63DB" w14:paraId="2F6CD95A" w14:textId="77777777" w:rsidTr="003D7A27">
        <w:trPr>
          <w:trHeight w:val="288"/>
          <w:jc w:val="center"/>
        </w:trPr>
        <w:tc>
          <w:tcPr>
            <w:tcW w:w="1780" w:type="dxa"/>
            <w:shd w:val="clear" w:color="D9E1F2" w:fill="D9E1F2"/>
            <w:noWrap/>
            <w:vAlign w:val="bottom"/>
            <w:hideMark/>
          </w:tcPr>
          <w:p w14:paraId="34B62C06"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4BC3BE6B"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Cuenta de cantón</w:t>
            </w:r>
          </w:p>
        </w:tc>
      </w:tr>
      <w:tr w:rsidR="008F0923" w:rsidRPr="00CD63DB" w14:paraId="0B01BD97" w14:textId="77777777" w:rsidTr="003D7A27">
        <w:trPr>
          <w:trHeight w:val="288"/>
          <w:jc w:val="center"/>
        </w:trPr>
        <w:tc>
          <w:tcPr>
            <w:tcW w:w="1780" w:type="dxa"/>
            <w:noWrap/>
            <w:vAlign w:val="bottom"/>
            <w:hideMark/>
          </w:tcPr>
          <w:p w14:paraId="7DDB1A4C"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noWrap/>
            <w:vAlign w:val="bottom"/>
            <w:hideMark/>
          </w:tcPr>
          <w:p w14:paraId="598CD62F"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979C25B" w14:textId="77777777" w:rsidTr="003D7A27">
        <w:trPr>
          <w:trHeight w:val="288"/>
          <w:jc w:val="center"/>
        </w:trPr>
        <w:tc>
          <w:tcPr>
            <w:tcW w:w="1780" w:type="dxa"/>
            <w:noWrap/>
            <w:vAlign w:val="bottom"/>
            <w:hideMark/>
          </w:tcPr>
          <w:p w14:paraId="5CD30EA3"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noWrap/>
            <w:vAlign w:val="bottom"/>
            <w:hideMark/>
          </w:tcPr>
          <w:p w14:paraId="27E579A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8F0923" w:rsidRPr="00CD63DB" w14:paraId="57C74815" w14:textId="77777777" w:rsidTr="003D7A27">
        <w:trPr>
          <w:trHeight w:val="288"/>
          <w:jc w:val="center"/>
        </w:trPr>
        <w:tc>
          <w:tcPr>
            <w:tcW w:w="1780" w:type="dxa"/>
            <w:noWrap/>
            <w:vAlign w:val="bottom"/>
            <w:hideMark/>
          </w:tcPr>
          <w:p w14:paraId="3F21F51A"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noWrap/>
            <w:vAlign w:val="bottom"/>
            <w:hideMark/>
          </w:tcPr>
          <w:p w14:paraId="14C4AA55"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8F0923" w:rsidRPr="00CD63DB" w14:paraId="2DDC2A2E" w14:textId="77777777" w:rsidTr="003D7A27">
        <w:trPr>
          <w:trHeight w:val="288"/>
          <w:jc w:val="center"/>
        </w:trPr>
        <w:tc>
          <w:tcPr>
            <w:tcW w:w="1780" w:type="dxa"/>
            <w:noWrap/>
            <w:vAlign w:val="bottom"/>
            <w:hideMark/>
          </w:tcPr>
          <w:p w14:paraId="1325393B"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noWrap/>
            <w:vAlign w:val="bottom"/>
            <w:hideMark/>
          </w:tcPr>
          <w:p w14:paraId="1611399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8F0923" w:rsidRPr="00CD63DB" w14:paraId="31F98FED" w14:textId="77777777" w:rsidTr="003D7A27">
        <w:trPr>
          <w:trHeight w:val="288"/>
          <w:jc w:val="center"/>
        </w:trPr>
        <w:tc>
          <w:tcPr>
            <w:tcW w:w="1780" w:type="dxa"/>
            <w:noWrap/>
            <w:vAlign w:val="bottom"/>
            <w:hideMark/>
          </w:tcPr>
          <w:p w14:paraId="724B00FF"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noWrap/>
            <w:vAlign w:val="bottom"/>
            <w:hideMark/>
          </w:tcPr>
          <w:p w14:paraId="4272321E"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206E94FB" w14:textId="77777777" w:rsidTr="003D7A27">
        <w:trPr>
          <w:trHeight w:val="288"/>
          <w:jc w:val="center"/>
        </w:trPr>
        <w:tc>
          <w:tcPr>
            <w:tcW w:w="1780" w:type="dxa"/>
            <w:noWrap/>
            <w:vAlign w:val="bottom"/>
            <w:hideMark/>
          </w:tcPr>
          <w:p w14:paraId="4E134792"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noWrap/>
            <w:vAlign w:val="bottom"/>
            <w:hideMark/>
          </w:tcPr>
          <w:p w14:paraId="54AD8906"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8F0923" w:rsidRPr="00CD63DB" w14:paraId="6DDF77E2" w14:textId="77777777" w:rsidTr="003D7A27">
        <w:trPr>
          <w:trHeight w:val="288"/>
          <w:jc w:val="center"/>
        </w:trPr>
        <w:tc>
          <w:tcPr>
            <w:tcW w:w="1780" w:type="dxa"/>
            <w:noWrap/>
            <w:vAlign w:val="bottom"/>
            <w:hideMark/>
          </w:tcPr>
          <w:p w14:paraId="4D5626F1" w14:textId="77777777" w:rsidR="008F0923" w:rsidRPr="00CD63DB" w:rsidRDefault="008F0923" w:rsidP="003D7A27">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noWrap/>
            <w:vAlign w:val="bottom"/>
            <w:hideMark/>
          </w:tcPr>
          <w:p w14:paraId="7D20C982" w14:textId="77777777" w:rsidR="008F0923" w:rsidRPr="00CD63DB" w:rsidRDefault="008F0923" w:rsidP="003D7A27">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8F0923" w:rsidRPr="00CD63DB" w14:paraId="10D84066" w14:textId="77777777" w:rsidTr="003D7A27">
        <w:trPr>
          <w:trHeight w:val="288"/>
          <w:jc w:val="center"/>
        </w:trPr>
        <w:tc>
          <w:tcPr>
            <w:tcW w:w="1780" w:type="dxa"/>
            <w:shd w:val="clear" w:color="D9E1F2" w:fill="D9E1F2"/>
            <w:noWrap/>
            <w:vAlign w:val="bottom"/>
            <w:hideMark/>
          </w:tcPr>
          <w:p w14:paraId="31071C74" w14:textId="77777777" w:rsidR="008F0923" w:rsidRPr="00CD63DB" w:rsidRDefault="008F0923" w:rsidP="003D7A27">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1720" w:type="dxa"/>
            <w:shd w:val="clear" w:color="D9E1F2" w:fill="D9E1F2"/>
            <w:noWrap/>
            <w:vAlign w:val="bottom"/>
            <w:hideMark/>
          </w:tcPr>
          <w:p w14:paraId="78DB51A6" w14:textId="77777777" w:rsidR="008F0923" w:rsidRPr="00CD63DB" w:rsidRDefault="008F0923" w:rsidP="003D7A27">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6E3CFCAB" w14:textId="426BAC7D" w:rsid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Fuente: Gestión de Diseño Muestral – DINEM</w:t>
      </w:r>
    </w:p>
    <w:p w14:paraId="37C507E2" w14:textId="77777777" w:rsidR="008F0923" w:rsidRPr="008F0923" w:rsidRDefault="008F0923" w:rsidP="008F0923">
      <w:pPr>
        <w:spacing w:line="276" w:lineRule="auto"/>
        <w:jc w:val="center"/>
        <w:rPr>
          <w:rFonts w:ascii="Century Gothic" w:eastAsia="Times New Roman" w:hAnsi="Century Gothic" w:cs="Open Sans"/>
          <w:i/>
          <w:color w:val="505A64"/>
          <w:sz w:val="18"/>
          <w:szCs w:val="18"/>
          <w:lang w:val="es-MX" w:eastAsia="es-ES_tradnl"/>
        </w:rPr>
      </w:pPr>
    </w:p>
    <w:p w14:paraId="25C966F0" w14:textId="4A1EF99E" w:rsidR="00D1080C" w:rsidRDefault="00D1080C" w:rsidP="00B611C7">
      <w:pPr>
        <w:spacing w:after="200" w:line="276" w:lineRule="auto"/>
        <w:jc w:val="both"/>
        <w:rPr>
          <w:rFonts w:ascii="Century Gothic" w:eastAsia="Times New Roman" w:hAnsi="Century Gothic" w:cs="Open Sans"/>
          <w:color w:val="505A64"/>
          <w:sz w:val="21"/>
          <w:szCs w:val="21"/>
          <w:lang w:val="es-MX" w:eastAsia="es-ES_tradnl"/>
        </w:rPr>
      </w:pPr>
      <w:r w:rsidRPr="00D1080C">
        <w:rPr>
          <w:rFonts w:ascii="Century Gothic" w:eastAsia="Times New Roman" w:hAnsi="Century Gothic" w:cs="Open Sans"/>
          <w:color w:val="505A64"/>
          <w:sz w:val="21"/>
          <w:szCs w:val="21"/>
          <w:lang w:val="es-MX" w:eastAsia="es-ES_tradnl"/>
        </w:rPr>
        <w:lastRenderedPageBreak/>
        <w:t>El tamaño muestral final comprende los resultados obtenidos al calcular la muestra para las ciudades de estudio y las u</w:t>
      </w:r>
      <w:r>
        <w:rPr>
          <w:rFonts w:ascii="Century Gothic" w:eastAsia="Times New Roman" w:hAnsi="Century Gothic" w:cs="Open Sans"/>
          <w:color w:val="505A64"/>
          <w:sz w:val="21"/>
          <w:szCs w:val="21"/>
          <w:lang w:val="es-MX" w:eastAsia="es-ES_tradnl"/>
        </w:rPr>
        <w:t xml:space="preserve">nidades educativas de inclusión </w:t>
      </w:r>
      <w:r w:rsidRPr="00D1080C">
        <w:rPr>
          <w:rFonts w:ascii="Century Gothic" w:eastAsia="Times New Roman" w:hAnsi="Century Gothic" w:cs="Open Sans"/>
          <w:color w:val="505A64"/>
          <w:sz w:val="21"/>
          <w:szCs w:val="21"/>
          <w:lang w:val="es-MX" w:eastAsia="es-ES_tradnl"/>
        </w:rPr>
        <w:t>forzosa</w:t>
      </w:r>
      <w:r>
        <w:rPr>
          <w:rFonts w:ascii="Century Gothic" w:eastAsia="Times New Roman" w:hAnsi="Century Gothic" w:cs="Open Sans"/>
          <w:color w:val="505A64"/>
          <w:sz w:val="21"/>
          <w:szCs w:val="21"/>
          <w:lang w:val="es-MX" w:eastAsia="es-ES_tradnl"/>
        </w:rPr>
        <w:t>.</w:t>
      </w:r>
    </w:p>
    <w:p w14:paraId="18CFCA2B" w14:textId="3A7EDB6E" w:rsidR="00B1155E" w:rsidRDefault="00467E44"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Posterior a la distribución </w:t>
      </w:r>
      <w:r w:rsidR="002D26A0">
        <w:rPr>
          <w:rFonts w:ascii="Century Gothic" w:eastAsia="Times New Roman" w:hAnsi="Century Gothic" w:cs="Open Sans"/>
          <w:color w:val="505A64"/>
          <w:sz w:val="21"/>
          <w:szCs w:val="21"/>
          <w:lang w:val="es-MX" w:eastAsia="es-ES_tradnl"/>
        </w:rPr>
        <w:t xml:space="preserve">de la muestra </w:t>
      </w:r>
      <w:r>
        <w:rPr>
          <w:rFonts w:ascii="Century Gothic" w:eastAsia="Times New Roman" w:hAnsi="Century Gothic" w:cs="Open Sans"/>
          <w:color w:val="505A64"/>
          <w:sz w:val="21"/>
          <w:szCs w:val="21"/>
          <w:lang w:val="es-MX" w:eastAsia="es-ES_tradnl"/>
        </w:rPr>
        <w:t>se presentan los resultados</w:t>
      </w:r>
      <w:r w:rsidR="002D26A0">
        <w:rPr>
          <w:rFonts w:ascii="Century Gothic" w:eastAsia="Times New Roman" w:hAnsi="Century Gothic" w:cs="Open Sans"/>
          <w:color w:val="505A64"/>
          <w:sz w:val="21"/>
          <w:szCs w:val="21"/>
          <w:lang w:val="es-MX" w:eastAsia="es-ES_tradnl"/>
        </w:rPr>
        <w:t xml:space="preserve"> del tamaño muestral definitivo (</w:t>
      </w:r>
      <w:r w:rsidR="002D26A0" w:rsidRPr="00467E44">
        <w:rPr>
          <w:rFonts w:ascii="Century Gothic" w:eastAsia="Times New Roman" w:hAnsi="Century Gothic" w:cs="Open Sans"/>
          <w:color w:val="505A64"/>
          <w:sz w:val="21"/>
          <w:szCs w:val="21"/>
          <w:lang w:val="es-MX" w:eastAsia="es-ES_tradnl"/>
        </w:rPr>
        <w:t>Tabla 2</w:t>
      </w:r>
      <w:r w:rsidR="002D26A0">
        <w:rPr>
          <w:rFonts w:ascii="Century Gothic" w:eastAsia="Times New Roman" w:hAnsi="Century Gothic" w:cs="Open Sans"/>
          <w:color w:val="505A64"/>
          <w:sz w:val="21"/>
          <w:szCs w:val="21"/>
          <w:lang w:val="es-MX" w:eastAsia="es-ES_tradnl"/>
        </w:rPr>
        <w:t>).</w:t>
      </w:r>
    </w:p>
    <w:p w14:paraId="5272F691" w14:textId="622401C8" w:rsidR="00B611C7" w:rsidRDefault="00A7546D" w:rsidP="00B611C7">
      <w:pPr>
        <w:pStyle w:val="Ttulo2"/>
        <w:spacing w:before="0" w:line="276" w:lineRule="auto"/>
        <w:jc w:val="both"/>
        <w:rPr>
          <w:rFonts w:eastAsiaTheme="minorHAnsi" w:cstheme="minorBidi"/>
          <w:b w:val="0"/>
          <w:color w:val="505A64"/>
          <w:sz w:val="28"/>
          <w:szCs w:val="44"/>
        </w:rPr>
      </w:pPr>
      <w:bookmarkStart w:id="14" w:name="_Toc155867199"/>
      <w:bookmarkStart w:id="15" w:name="_Toc148617341"/>
      <w:bookmarkStart w:id="16" w:name="_Toc126657989"/>
      <w:r>
        <w:rPr>
          <w:rFonts w:eastAsiaTheme="minorHAnsi" w:cstheme="minorBidi"/>
          <w:b w:val="0"/>
          <w:color w:val="505A64"/>
          <w:sz w:val="28"/>
          <w:szCs w:val="44"/>
        </w:rPr>
        <w:t xml:space="preserve">Distribución </w:t>
      </w:r>
      <w:r w:rsidR="00B611C7">
        <w:rPr>
          <w:rFonts w:eastAsiaTheme="minorHAnsi" w:cstheme="minorBidi"/>
          <w:b w:val="0"/>
          <w:color w:val="505A64"/>
          <w:sz w:val="28"/>
          <w:szCs w:val="44"/>
        </w:rPr>
        <w:t>de la muestra</w:t>
      </w:r>
      <w:bookmarkEnd w:id="14"/>
      <w:bookmarkEnd w:id="15"/>
      <w:bookmarkEnd w:id="16"/>
    </w:p>
    <w:p w14:paraId="21804DE2" w14:textId="7D78B1AA" w:rsidR="00B04828" w:rsidRDefault="00015635" w:rsidP="0054471A">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Se definen como estratos la</w:t>
      </w:r>
      <w:r w:rsidR="00C876F3">
        <w:rPr>
          <w:rFonts w:ascii="Century Gothic" w:eastAsia="Times New Roman" w:hAnsi="Century Gothic" w:cs="Open Sans"/>
          <w:color w:val="505A64"/>
          <w:sz w:val="21"/>
          <w:szCs w:val="21"/>
          <w:lang w:val="es-MX" w:eastAsia="es-ES_tradnl"/>
        </w:rPr>
        <w:t xml:space="preserve">s </w:t>
      </w:r>
      <w:r>
        <w:rPr>
          <w:rFonts w:ascii="Century Gothic" w:eastAsia="Times New Roman" w:hAnsi="Century Gothic" w:cs="Open Sans"/>
          <w:color w:val="505A64"/>
          <w:sz w:val="21"/>
          <w:szCs w:val="21"/>
          <w:lang w:val="es-MX" w:eastAsia="es-ES_tradnl"/>
        </w:rPr>
        <w:t>ciudades en la</w:t>
      </w:r>
      <w:r w:rsidR="00C876F3">
        <w:rPr>
          <w:rFonts w:ascii="Century Gothic" w:eastAsia="Times New Roman" w:hAnsi="Century Gothic" w:cs="Open Sans"/>
          <w:color w:val="505A64"/>
          <w:sz w:val="21"/>
          <w:szCs w:val="21"/>
          <w:lang w:val="es-MX" w:eastAsia="es-ES_tradnl"/>
        </w:rPr>
        <w:t xml:space="preserve">s que se lleva a cabo la encuesta: </w:t>
      </w:r>
      <w:r w:rsidR="00C876F3" w:rsidRPr="00C876F3">
        <w:rPr>
          <w:rFonts w:ascii="Century Gothic" w:eastAsia="Times New Roman" w:hAnsi="Century Gothic" w:cs="Open Sans"/>
          <w:color w:val="505A64"/>
          <w:sz w:val="21"/>
          <w:szCs w:val="21"/>
          <w:lang w:val="es-MX" w:eastAsia="es-ES_tradnl"/>
        </w:rPr>
        <w:t>Manta, Machala, Santo Domingo, Esmeraldas, Ambato, Cuenca y Loja.</w:t>
      </w:r>
      <w:r w:rsidR="00C876F3">
        <w:rPr>
          <w:rFonts w:ascii="Century Gothic" w:eastAsia="Times New Roman" w:hAnsi="Century Gothic" w:cs="Open Sans"/>
          <w:color w:val="505A64"/>
          <w:sz w:val="21"/>
          <w:szCs w:val="21"/>
          <w:lang w:val="es-MX" w:eastAsia="es-ES_tradnl"/>
        </w:rPr>
        <w:t xml:space="preserve"> </w:t>
      </w:r>
      <w:r w:rsidR="005C3591">
        <w:rPr>
          <w:rFonts w:ascii="Century Gothic" w:eastAsia="Times New Roman" w:hAnsi="Century Gothic" w:cs="Open Sans"/>
          <w:color w:val="505A64"/>
          <w:sz w:val="21"/>
          <w:szCs w:val="21"/>
          <w:lang w:val="es-MX" w:eastAsia="es-ES_tradnl"/>
        </w:rPr>
        <w:t xml:space="preserve">La estratificación se refiere a la subdivisión de una población determinada en subconjuntos con características propias. Esta acción se lleva a cabo como una etapa previa a la selección de la muestra.  </w:t>
      </w:r>
      <w:r w:rsidR="00B611C7">
        <w:rPr>
          <w:rFonts w:ascii="Century Gothic" w:eastAsia="Times New Roman" w:hAnsi="Century Gothic" w:cs="Open Sans"/>
          <w:color w:val="505A64"/>
          <w:sz w:val="21"/>
          <w:szCs w:val="21"/>
          <w:lang w:val="es-MX" w:eastAsia="es-ES_tradnl"/>
        </w:rPr>
        <w:t xml:space="preserve">Con la estratificación </w:t>
      </w:r>
      <w:r w:rsidR="00C876F3">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se realiza una distribución proporcional al tamaño (PPT)</w:t>
      </w:r>
      <w:r w:rsidR="00FC12A0">
        <w:rPr>
          <w:rFonts w:ascii="Century Gothic" w:eastAsia="Times New Roman" w:hAnsi="Century Gothic" w:cs="Open Sans"/>
          <w:color w:val="505A64"/>
          <w:sz w:val="21"/>
          <w:szCs w:val="21"/>
          <w:lang w:val="es-MX" w:eastAsia="es-ES_tradnl"/>
        </w:rPr>
        <w:t xml:space="preserve"> definido por la cantidad de unidades educativas y</w:t>
      </w:r>
      <w:r w:rsidR="00B611C7">
        <w:rPr>
          <w:rFonts w:ascii="Century Gothic" w:eastAsia="Times New Roman" w:hAnsi="Century Gothic" w:cs="Open Sans"/>
          <w:color w:val="505A64"/>
          <w:sz w:val="21"/>
          <w:szCs w:val="21"/>
          <w:lang w:val="es-MX" w:eastAsia="es-ES_tradnl"/>
        </w:rPr>
        <w:t xml:space="preserve"> </w:t>
      </w:r>
      <w:commentRangeStart w:id="17"/>
      <w:r w:rsidR="00B611C7">
        <w:rPr>
          <w:rFonts w:ascii="Century Gothic" w:eastAsia="Times New Roman" w:hAnsi="Century Gothic" w:cs="Open Sans"/>
          <w:color w:val="505A64"/>
          <w:sz w:val="21"/>
          <w:szCs w:val="21"/>
          <w:lang w:val="es-MX" w:eastAsia="es-ES_tradnl"/>
        </w:rPr>
        <w:t>considerando un mínimo muestral en cada estrato</w:t>
      </w:r>
      <w:commentRangeEnd w:id="17"/>
      <w:r w:rsidR="000F2DE7">
        <w:rPr>
          <w:rStyle w:val="Refdecomentario"/>
        </w:rPr>
        <w:commentReference w:id="17"/>
      </w:r>
      <w:r w:rsidR="0054471A">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esto se </w:t>
      </w:r>
      <w:r w:rsidR="00C876F3">
        <w:rPr>
          <w:rFonts w:ascii="Century Gothic" w:eastAsia="Times New Roman" w:hAnsi="Century Gothic" w:cs="Open Sans"/>
          <w:color w:val="505A64"/>
          <w:sz w:val="21"/>
          <w:szCs w:val="21"/>
          <w:lang w:val="es-MX" w:eastAsia="es-ES_tradnl"/>
        </w:rPr>
        <w:t>garantiza la</w:t>
      </w:r>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sidR="00FC12A0">
        <w:rPr>
          <w:rFonts w:ascii="Century Gothic" w:eastAsia="Times New Roman" w:hAnsi="Century Gothic" w:cs="Open Sans"/>
          <w:color w:val="505A64"/>
          <w:sz w:val="21"/>
          <w:szCs w:val="21"/>
          <w:lang w:val="es-MX" w:eastAsia="es-ES_tradnl"/>
        </w:rPr>
        <w:t xml:space="preserve">de cada uno de las ciudades </w:t>
      </w:r>
      <w:r w:rsidR="00104AD6">
        <w:rPr>
          <w:rFonts w:ascii="Century Gothic" w:eastAsia="Times New Roman" w:hAnsi="Century Gothic" w:cs="Open Sans"/>
          <w:color w:val="505A64"/>
          <w:sz w:val="21"/>
          <w:szCs w:val="21"/>
          <w:lang w:val="es-MX" w:eastAsia="es-ES_tradnl"/>
        </w:rPr>
        <w:t>que son de interés para la encuesta</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963F634"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FC12A0">
        <w:rPr>
          <w:rFonts w:ascii="Century Gothic" w:eastAsia="Times New Roman" w:hAnsi="Century Gothic" w:cs="Open Sans"/>
          <w:color w:val="505A64"/>
          <w:sz w:val="21"/>
          <w:szCs w:val="21"/>
          <w:lang w:val="es-MX" w:eastAsia="es-ES_tradnl"/>
        </w:rPr>
        <w:t>de la siguiente manera</w:t>
      </w:r>
      <w:r w:rsidR="00B04828">
        <w:rPr>
          <w:rFonts w:ascii="Century Gothic" w:eastAsia="Times New Roman" w:hAnsi="Century Gothic" w:cs="Open Sans"/>
          <w:color w:val="505A64"/>
          <w:sz w:val="21"/>
          <w:szCs w:val="21"/>
          <w:lang w:val="es-MX" w:eastAsia="es-ES_tradnl"/>
        </w:rPr>
        <w:t>:</w:t>
      </w:r>
    </w:p>
    <w:p w14:paraId="3F2A7C62" w14:textId="7D36E7C8" w:rsidR="00B611C7" w:rsidRDefault="00742462"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r>
            <w:rPr>
              <w:rFonts w:ascii="Cambria Math" w:eastAsia="Times New Roman" w:hAnsi="Cambria Math" w:cs="Open Sans"/>
              <w:color w:val="505A64"/>
              <w:sz w:val="21"/>
              <w:szCs w:val="21"/>
              <w:lang w:val="es-MX" w:eastAsia="es-ES_tradnl"/>
            </w:rPr>
            <m:t xml:space="preserve">= </m:t>
          </m:r>
          <m:r>
            <w:rPr>
              <w:rFonts w:ascii="Cambria Math" w:eastAsia="Times New Roman" w:hAnsi="Cambria Math" w:cs="Open Sans"/>
              <w:color w:val="505A64"/>
              <w:sz w:val="21"/>
              <w:szCs w:val="21"/>
              <w:lang w:val="es-MX" w:eastAsia="es-ES_tradnl"/>
            </w:rPr>
            <m:t>n</m:t>
          </m:r>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i</m:t>
                  </m:r>
                  <m:r>
                    <w:rPr>
                      <w:rFonts w:ascii="Cambria Math" w:eastAsia="Times New Roman" w:hAnsi="Cambria Math" w:cs="Open Sans"/>
                      <w:color w:val="505A64"/>
                      <w:sz w:val="21"/>
                      <w:szCs w:val="21"/>
                      <w:lang w:val="es-MX" w:eastAsia="es-ES_tradnl"/>
                    </w:rPr>
                    <m:t>=1</m:t>
                  </m:r>
                </m:sub>
                <m:sup>
                  <m:r>
                    <w:rPr>
                      <w:rFonts w:ascii="Cambria Math" w:eastAsia="Times New Roman" w:hAnsi="Cambria Math" w:cs="Open Sans"/>
                      <w:color w:val="505A64"/>
                      <w:sz w:val="21"/>
                      <w:szCs w:val="21"/>
                      <w:lang w:val="es-MX" w:eastAsia="es-ES_tradnl"/>
                    </w:rPr>
                    <m:t>H</m:t>
                  </m:r>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7DBDB767" w:rsidR="00B611C7" w:rsidRDefault="00742462"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B611C7">
        <w:rPr>
          <w:rFonts w:ascii="Century Gothic" w:eastAsia="Times New Roman" w:hAnsi="Century Gothic" w:cs="Open Sans"/>
          <w:color w:val="505A64"/>
          <w:sz w:val="21"/>
          <w:szCs w:val="21"/>
          <w:lang w:val="es-MX" w:eastAsia="es-ES_tradnl"/>
        </w:rPr>
        <w:t xml:space="preserve">= </w:t>
      </w:r>
      <w:r w:rsidR="005C3591" w:rsidRPr="005C3591">
        <w:rPr>
          <w:rFonts w:ascii="Cambria Math" w:eastAsia="Times New Roman" w:hAnsi="Cambria Math" w:cs="Cambria Math"/>
          <w:color w:val="505A64"/>
          <w:sz w:val="21"/>
          <w:szCs w:val="21"/>
          <w:lang w:val="es-MX" w:eastAsia="es-ES_tradnl"/>
        </w:rPr>
        <w:t xml:space="preserve">Tamaño </w:t>
      </w:r>
      <w:r w:rsidR="005C3591">
        <w:rPr>
          <w:rFonts w:ascii="Cambria Math" w:eastAsia="Times New Roman" w:hAnsi="Cambria Math" w:cs="Cambria Math"/>
          <w:color w:val="505A64"/>
          <w:sz w:val="21"/>
          <w:szCs w:val="21"/>
          <w:lang w:val="es-MX" w:eastAsia="es-ES_tradnl"/>
        </w:rPr>
        <w:t>m</w:t>
      </w:r>
      <w:r w:rsidR="00B611C7">
        <w:rPr>
          <w:rFonts w:ascii="Cambria Math" w:eastAsia="Times New Roman" w:hAnsi="Cambria Math" w:cs="Cambria Math"/>
          <w:color w:val="505A64"/>
          <w:sz w:val="21"/>
          <w:szCs w:val="21"/>
          <w:lang w:val="es-MX" w:eastAsia="es-ES_tradnl"/>
        </w:rPr>
        <w:t>𝑢𝑒𝑠𝑡𝑟𝑎</w:t>
      </w:r>
      <w:r w:rsidR="005C3591">
        <w:rPr>
          <w:rFonts w:ascii="Cambria Math" w:eastAsia="Times New Roman" w:hAnsi="Cambria Math" w:cs="Cambria Math"/>
          <w:color w:val="505A64"/>
          <w:sz w:val="21"/>
          <w:szCs w:val="21"/>
          <w:lang w:val="es-MX" w:eastAsia="es-ES_tradnl"/>
        </w:rPr>
        <w:t>l</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4C158520" w14:textId="0828F0F6" w:rsidR="00B611C7" w:rsidRDefault="005C3591"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n</m:t>
        </m:r>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FC12A0">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Pr>
          <w:rFonts w:ascii="Century Gothic" w:eastAsia="Times New Roman" w:hAnsi="Century Gothic" w:cs="Open Sans"/>
          <w:color w:val="505A64"/>
          <w:sz w:val="21"/>
          <w:szCs w:val="21"/>
          <w:lang w:val="es-MX" w:eastAsia="es-ES_tradnl"/>
        </w:rPr>
        <w:t>.</w:t>
      </w:r>
    </w:p>
    <w:p w14:paraId="70A10BF7" w14:textId="284E4355" w:rsidR="00B611C7" w:rsidRDefault="00742462"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F6601F">
        <w:rPr>
          <w:rFonts w:ascii="Cambria Math" w:eastAsia="Times New Roman" w:hAnsi="Cambria Math" w:cs="Cambria Math"/>
          <w:color w:val="505A64"/>
          <w:sz w:val="21"/>
          <w:szCs w:val="21"/>
          <w:lang w:val="es-MX" w:eastAsia="es-ES_tradnl"/>
        </w:rPr>
        <w:t>h</w:t>
      </w:r>
      <w:r w:rsidR="005C3591">
        <w:rPr>
          <w:rFonts w:ascii="Century Gothic" w:eastAsia="Times New Roman" w:hAnsi="Century Gothic" w:cs="Open Sans"/>
          <w:color w:val="505A64"/>
          <w:sz w:val="21"/>
          <w:szCs w:val="21"/>
          <w:lang w:val="es-MX" w:eastAsia="es-ES_tradnl"/>
        </w:rPr>
        <w:t>.</w:t>
      </w:r>
    </w:p>
    <w:p w14:paraId="616F2134" w14:textId="60E0108A" w:rsidR="000F1AA3" w:rsidRDefault="00F6601F" w:rsidP="00A7546D">
      <w:pPr>
        <w:numPr>
          <w:ilvl w:val="0"/>
          <w:numId w:val="8"/>
        </w:numPr>
        <w:spacing w:after="200"/>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H</m:t>
        </m:r>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r w:rsidR="00B611C7">
        <w:rPr>
          <w:rFonts w:ascii="Century Gothic" w:eastAsia="Times New Roman" w:hAnsi="Century Gothic" w:cs="Open Sans"/>
          <w:color w:val="505A64"/>
          <w:sz w:val="21"/>
          <w:szCs w:val="21"/>
          <w:lang w:val="es-MX" w:eastAsia="es-ES_tradnl"/>
        </w:rPr>
        <w:t>ú</w:t>
      </w:r>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5C3591">
        <w:rPr>
          <w:rFonts w:ascii="Century Gothic" w:eastAsia="Times New Roman" w:hAnsi="Century Gothic" w:cs="Open Sans"/>
          <w:color w:val="505A64"/>
          <w:sz w:val="21"/>
          <w:szCs w:val="21"/>
          <w:lang w:val="es-MX" w:eastAsia="es-ES_tradnl"/>
        </w:rPr>
        <w:t>.</w:t>
      </w:r>
    </w:p>
    <w:p w14:paraId="1960A806" w14:textId="77777777" w:rsidR="009F6EBF" w:rsidRPr="009F6EBF" w:rsidRDefault="009F6EBF" w:rsidP="00654D17">
      <w:pPr>
        <w:pStyle w:val="Prrafodelista"/>
        <w:spacing w:line="276" w:lineRule="auto"/>
        <w:jc w:val="center"/>
        <w:rPr>
          <w:rFonts w:ascii="Century Gothic" w:eastAsia="Times New Roman" w:hAnsi="Century Gothic" w:cs="Open Sans"/>
          <w:color w:val="505A64"/>
          <w:sz w:val="21"/>
          <w:szCs w:val="21"/>
          <w:lang w:val="es-MX" w:eastAsia="es-ES_tradnl"/>
        </w:rPr>
      </w:pPr>
      <w:r w:rsidRPr="009F6EBF">
        <w:rPr>
          <w:rFonts w:ascii="Century Gothic" w:eastAsia="Times New Roman" w:hAnsi="Century Gothic" w:cs="Open Sans"/>
          <w:color w:val="505A64"/>
          <w:sz w:val="21"/>
          <w:szCs w:val="21"/>
          <w:lang w:val="es-MX" w:eastAsia="es-ES_tradnl"/>
        </w:rPr>
        <w:t>Tabla 2. Tamaño muestral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65"/>
        <w:gridCol w:w="1593"/>
        <w:gridCol w:w="1709"/>
        <w:gridCol w:w="1367"/>
      </w:tblGrid>
      <w:tr w:rsidR="007C3A07" w:rsidRPr="008671B8" w14:paraId="4CFD8411" w14:textId="77777777" w:rsidTr="00D17226">
        <w:trPr>
          <w:trHeight w:val="288"/>
          <w:jc w:val="center"/>
        </w:trPr>
        <w:tc>
          <w:tcPr>
            <w:tcW w:w="0" w:type="auto"/>
            <w:shd w:val="clear" w:color="DCE6F1" w:fill="DCE6F1"/>
            <w:noWrap/>
            <w:vAlign w:val="bottom"/>
            <w:hideMark/>
          </w:tcPr>
          <w:p w14:paraId="2C1AADCC" w14:textId="77777777" w:rsidR="007C3A07" w:rsidRPr="008671B8"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0" w:type="auto"/>
            <w:shd w:val="clear" w:color="DCE6F1" w:fill="DCE6F1"/>
          </w:tcPr>
          <w:p w14:paraId="7A11F2B4" w14:textId="2D0D0162" w:rsidR="007C3A07" w:rsidRDefault="007C3A07" w:rsidP="007C3A07">
            <w:pPr>
              <w:jc w:val="center"/>
              <w:rPr>
                <w:rFonts w:ascii="Calibri" w:eastAsia="Times New Roman" w:hAnsi="Calibri" w:cs="Calibri"/>
                <w:b/>
                <w:bCs/>
                <w:color w:val="000000"/>
                <w:sz w:val="22"/>
                <w:szCs w:val="22"/>
                <w:lang w:eastAsia="es-EC"/>
              </w:rPr>
            </w:pPr>
            <w:ins w:id="18" w:author="INEC Omar Llambo" w:date="2025-10-03T15:32:00Z">
              <w:r>
                <w:rPr>
                  <w:rFonts w:ascii="Calibri" w:eastAsia="Times New Roman" w:hAnsi="Calibri" w:cs="Calibri"/>
                  <w:b/>
                  <w:bCs/>
                  <w:color w:val="000000"/>
                  <w:sz w:val="22"/>
                  <w:szCs w:val="22"/>
                  <w:lang w:eastAsia="es-EC"/>
                </w:rPr>
                <w:t>Calculo Tamaño</w:t>
              </w:r>
            </w:ins>
          </w:p>
        </w:tc>
        <w:tc>
          <w:tcPr>
            <w:tcW w:w="0" w:type="auto"/>
            <w:shd w:val="clear" w:color="DCE6F1" w:fill="DCE6F1"/>
            <w:vAlign w:val="bottom"/>
          </w:tcPr>
          <w:p w14:paraId="5B8AF5AE" w14:textId="7636C3D6" w:rsidR="007C3A07" w:rsidRDefault="007C3A07" w:rsidP="00556CA6">
            <w:pPr>
              <w:jc w:val="center"/>
              <w:rPr>
                <w:ins w:id="19" w:author="INEC Omar Llambo" w:date="2025-10-03T15:30:00Z"/>
                <w:rFonts w:ascii="Calibri" w:eastAsia="Times New Roman" w:hAnsi="Calibri" w:cs="Calibri"/>
                <w:b/>
                <w:bCs/>
                <w:color w:val="000000"/>
                <w:sz w:val="22"/>
                <w:szCs w:val="22"/>
                <w:lang w:eastAsia="es-EC"/>
              </w:rPr>
            </w:pPr>
            <w:ins w:id="20" w:author="INEC Omar Llambo" w:date="2025-10-03T15:32:00Z">
              <w:r>
                <w:rPr>
                  <w:rFonts w:ascii="Calibri" w:eastAsia="Times New Roman" w:hAnsi="Calibri" w:cs="Calibri"/>
                  <w:b/>
                  <w:bCs/>
                  <w:color w:val="000000"/>
                  <w:sz w:val="22"/>
                  <w:szCs w:val="22"/>
                  <w:lang w:eastAsia="es-EC"/>
                </w:rPr>
                <w:t>Inclusión Forzosa</w:t>
              </w:r>
            </w:ins>
          </w:p>
        </w:tc>
        <w:tc>
          <w:tcPr>
            <w:tcW w:w="0" w:type="auto"/>
            <w:shd w:val="clear" w:color="DCE6F1" w:fill="DCE6F1"/>
            <w:noWrap/>
            <w:vAlign w:val="bottom"/>
            <w:hideMark/>
          </w:tcPr>
          <w:p w14:paraId="168A26C1" w14:textId="66FAD74E" w:rsidR="007C3A07" w:rsidRPr="008671B8" w:rsidRDefault="007C3A07" w:rsidP="007C3A07">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w:t>
            </w:r>
            <w:ins w:id="21" w:author="INEC Omar Llambo" w:date="2025-10-03T15:32:00Z">
              <w:r>
                <w:rPr>
                  <w:rFonts w:ascii="Calibri" w:eastAsia="Times New Roman" w:hAnsi="Calibri" w:cs="Calibri"/>
                  <w:b/>
                  <w:bCs/>
                  <w:color w:val="000000"/>
                  <w:sz w:val="22"/>
                  <w:szCs w:val="22"/>
                  <w:lang w:eastAsia="es-EC"/>
                </w:rPr>
                <w:t xml:space="preserve"> Final</w:t>
              </w:r>
            </w:ins>
          </w:p>
        </w:tc>
      </w:tr>
      <w:tr w:rsidR="007C3A07" w:rsidRPr="008671B8" w14:paraId="19A15462" w14:textId="77777777" w:rsidTr="00D17226">
        <w:trPr>
          <w:trHeight w:val="288"/>
          <w:jc w:val="center"/>
        </w:trPr>
        <w:tc>
          <w:tcPr>
            <w:tcW w:w="0" w:type="auto"/>
            <w:noWrap/>
            <w:vAlign w:val="bottom"/>
            <w:hideMark/>
          </w:tcPr>
          <w:p w14:paraId="34C064BB"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0" w:type="auto"/>
          </w:tcPr>
          <w:p w14:paraId="0CA53873" w14:textId="34E10791" w:rsidR="007C3A07" w:rsidRPr="008671B8" w:rsidRDefault="007C3A07" w:rsidP="007C3A07">
            <w:pPr>
              <w:jc w:val="center"/>
              <w:rPr>
                <w:ins w:id="22" w:author="INEC Omar Llambo" w:date="2025-10-03T15:29:00Z"/>
                <w:rFonts w:ascii="Calibri" w:eastAsia="Times New Roman" w:hAnsi="Calibri" w:cs="Calibri"/>
                <w:color w:val="000000"/>
                <w:sz w:val="22"/>
                <w:szCs w:val="22"/>
                <w:lang w:eastAsia="es-EC"/>
              </w:rPr>
            </w:pPr>
            <w:ins w:id="23" w:author="INEC Omar Llambo" w:date="2025-10-03T15:30:00Z">
              <w:r>
                <w:rPr>
                  <w:rFonts w:ascii="Calibri" w:eastAsia="Times New Roman" w:hAnsi="Calibri" w:cs="Calibri"/>
                  <w:color w:val="000000"/>
                  <w:sz w:val="22"/>
                  <w:szCs w:val="22"/>
                  <w:lang w:eastAsia="es-EC"/>
                </w:rPr>
                <w:t>12</w:t>
              </w:r>
            </w:ins>
          </w:p>
        </w:tc>
        <w:tc>
          <w:tcPr>
            <w:tcW w:w="0" w:type="auto"/>
            <w:vAlign w:val="bottom"/>
          </w:tcPr>
          <w:p w14:paraId="0330C552" w14:textId="6F0649F1" w:rsidR="007C3A07" w:rsidRPr="008671B8" w:rsidRDefault="007C3A07" w:rsidP="007C3A07">
            <w:pPr>
              <w:jc w:val="center"/>
              <w:rPr>
                <w:ins w:id="24" w:author="INEC Omar Llambo" w:date="2025-10-03T15:30:00Z"/>
                <w:rFonts w:ascii="Calibri" w:eastAsia="Times New Roman" w:hAnsi="Calibri" w:cs="Calibri"/>
                <w:color w:val="000000"/>
                <w:sz w:val="22"/>
                <w:szCs w:val="22"/>
                <w:lang w:eastAsia="es-EC"/>
              </w:rPr>
            </w:pPr>
            <w:ins w:id="25" w:author="INEC Omar Llambo" w:date="2025-10-03T15:30:00Z">
              <w:r w:rsidRPr="00CD63DB">
                <w:rPr>
                  <w:rFonts w:ascii="Calibri" w:eastAsia="Times New Roman" w:hAnsi="Calibri" w:cs="Calibri"/>
                  <w:color w:val="000000"/>
                  <w:sz w:val="22"/>
                  <w:szCs w:val="22"/>
                  <w:lang w:eastAsia="es-EC"/>
                </w:rPr>
                <w:t>3</w:t>
              </w:r>
            </w:ins>
          </w:p>
        </w:tc>
        <w:tc>
          <w:tcPr>
            <w:tcW w:w="0" w:type="auto"/>
            <w:noWrap/>
            <w:vAlign w:val="bottom"/>
            <w:hideMark/>
          </w:tcPr>
          <w:p w14:paraId="53E52AA1" w14:textId="44A0D96C"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7C3A07" w:rsidRPr="008671B8" w14:paraId="19619A55" w14:textId="77777777" w:rsidTr="00D17226">
        <w:trPr>
          <w:trHeight w:val="288"/>
          <w:jc w:val="center"/>
        </w:trPr>
        <w:tc>
          <w:tcPr>
            <w:tcW w:w="0" w:type="auto"/>
            <w:noWrap/>
            <w:vAlign w:val="bottom"/>
            <w:hideMark/>
          </w:tcPr>
          <w:p w14:paraId="5D2EEAAC" w14:textId="6D7ECF3B"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0" w:type="auto"/>
          </w:tcPr>
          <w:p w14:paraId="186CE42C" w14:textId="37EC0657" w:rsidR="007C3A07" w:rsidRPr="008671B8" w:rsidRDefault="007C3A07" w:rsidP="007C3A07">
            <w:pPr>
              <w:jc w:val="center"/>
              <w:rPr>
                <w:ins w:id="26" w:author="INEC Omar Llambo" w:date="2025-10-03T15:29:00Z"/>
                <w:rFonts w:ascii="Calibri" w:eastAsia="Times New Roman" w:hAnsi="Calibri" w:cs="Calibri"/>
                <w:color w:val="000000"/>
                <w:sz w:val="22"/>
                <w:szCs w:val="22"/>
                <w:lang w:eastAsia="es-EC"/>
              </w:rPr>
            </w:pPr>
            <w:ins w:id="27" w:author="INEC Omar Llambo" w:date="2025-10-03T15:30:00Z">
              <w:r>
                <w:rPr>
                  <w:rFonts w:ascii="Calibri" w:eastAsia="Times New Roman" w:hAnsi="Calibri" w:cs="Calibri"/>
                  <w:color w:val="000000"/>
                  <w:sz w:val="22"/>
                  <w:szCs w:val="22"/>
                  <w:lang w:eastAsia="es-EC"/>
                </w:rPr>
                <w:t>12</w:t>
              </w:r>
            </w:ins>
          </w:p>
        </w:tc>
        <w:tc>
          <w:tcPr>
            <w:tcW w:w="0" w:type="auto"/>
            <w:vAlign w:val="bottom"/>
          </w:tcPr>
          <w:p w14:paraId="2377FAC8" w14:textId="5F4F8288" w:rsidR="007C3A07" w:rsidRPr="008671B8" w:rsidRDefault="007C3A07" w:rsidP="007C3A07">
            <w:pPr>
              <w:jc w:val="center"/>
              <w:rPr>
                <w:ins w:id="28" w:author="INEC Omar Llambo" w:date="2025-10-03T15:30:00Z"/>
                <w:rFonts w:ascii="Calibri" w:eastAsia="Times New Roman" w:hAnsi="Calibri" w:cs="Calibri"/>
                <w:color w:val="000000"/>
                <w:sz w:val="22"/>
                <w:szCs w:val="22"/>
                <w:lang w:eastAsia="es-EC"/>
              </w:rPr>
            </w:pPr>
            <w:ins w:id="29" w:author="INEC Omar Llambo" w:date="2025-10-03T15:30:00Z">
              <w:r w:rsidRPr="00CD63DB">
                <w:rPr>
                  <w:rFonts w:ascii="Calibri" w:eastAsia="Times New Roman" w:hAnsi="Calibri" w:cs="Calibri"/>
                  <w:color w:val="000000"/>
                  <w:sz w:val="22"/>
                  <w:szCs w:val="22"/>
                  <w:lang w:eastAsia="es-EC"/>
                </w:rPr>
                <w:t>4</w:t>
              </w:r>
            </w:ins>
          </w:p>
        </w:tc>
        <w:tc>
          <w:tcPr>
            <w:tcW w:w="0" w:type="auto"/>
            <w:noWrap/>
            <w:vAlign w:val="bottom"/>
            <w:hideMark/>
          </w:tcPr>
          <w:p w14:paraId="6BEDB5BA" w14:textId="4BD36332"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7C3A07" w:rsidRPr="008671B8" w14:paraId="388587EC" w14:textId="77777777" w:rsidTr="00D17226">
        <w:trPr>
          <w:trHeight w:val="288"/>
          <w:jc w:val="center"/>
        </w:trPr>
        <w:tc>
          <w:tcPr>
            <w:tcW w:w="0" w:type="auto"/>
            <w:noWrap/>
            <w:vAlign w:val="bottom"/>
            <w:hideMark/>
          </w:tcPr>
          <w:p w14:paraId="506A68CC"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0" w:type="auto"/>
          </w:tcPr>
          <w:p w14:paraId="7FA4FA8A" w14:textId="74BC0813" w:rsidR="007C3A07" w:rsidRPr="008671B8" w:rsidRDefault="007C3A07" w:rsidP="007C3A07">
            <w:pPr>
              <w:jc w:val="center"/>
              <w:rPr>
                <w:ins w:id="30" w:author="INEC Omar Llambo" w:date="2025-10-03T15:29:00Z"/>
                <w:rFonts w:ascii="Calibri" w:eastAsia="Times New Roman" w:hAnsi="Calibri" w:cs="Calibri"/>
                <w:color w:val="000000"/>
                <w:sz w:val="22"/>
                <w:szCs w:val="22"/>
                <w:lang w:eastAsia="es-EC"/>
              </w:rPr>
            </w:pPr>
            <w:ins w:id="31" w:author="INEC Omar Llambo" w:date="2025-10-03T15:30:00Z">
              <w:r>
                <w:rPr>
                  <w:rFonts w:ascii="Calibri" w:eastAsia="Times New Roman" w:hAnsi="Calibri" w:cs="Calibri"/>
                  <w:color w:val="000000"/>
                  <w:sz w:val="22"/>
                  <w:szCs w:val="22"/>
                  <w:lang w:eastAsia="es-EC"/>
                </w:rPr>
                <w:t>5</w:t>
              </w:r>
            </w:ins>
          </w:p>
        </w:tc>
        <w:tc>
          <w:tcPr>
            <w:tcW w:w="0" w:type="auto"/>
            <w:vAlign w:val="bottom"/>
          </w:tcPr>
          <w:p w14:paraId="42CE0BC8" w14:textId="084F8F79" w:rsidR="007C3A07" w:rsidRPr="008671B8" w:rsidRDefault="007C3A07" w:rsidP="007C3A07">
            <w:pPr>
              <w:jc w:val="center"/>
              <w:rPr>
                <w:ins w:id="32" w:author="INEC Omar Llambo" w:date="2025-10-03T15:30:00Z"/>
                <w:rFonts w:ascii="Calibri" w:eastAsia="Times New Roman" w:hAnsi="Calibri" w:cs="Calibri"/>
                <w:color w:val="000000"/>
                <w:sz w:val="22"/>
                <w:szCs w:val="22"/>
                <w:lang w:eastAsia="es-EC"/>
              </w:rPr>
            </w:pPr>
            <w:ins w:id="33" w:author="INEC Omar Llambo" w:date="2025-10-03T15:30:00Z">
              <w:r w:rsidRPr="00CD63DB">
                <w:rPr>
                  <w:rFonts w:ascii="Calibri" w:eastAsia="Times New Roman" w:hAnsi="Calibri" w:cs="Calibri"/>
                  <w:color w:val="000000"/>
                  <w:sz w:val="22"/>
                  <w:szCs w:val="22"/>
                  <w:lang w:eastAsia="es-EC"/>
                </w:rPr>
                <w:t>1</w:t>
              </w:r>
            </w:ins>
          </w:p>
        </w:tc>
        <w:tc>
          <w:tcPr>
            <w:tcW w:w="0" w:type="auto"/>
            <w:noWrap/>
            <w:vAlign w:val="bottom"/>
            <w:hideMark/>
          </w:tcPr>
          <w:p w14:paraId="1D43439C" w14:textId="6F314CC5"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7C3A07" w:rsidRPr="008671B8" w14:paraId="37485148" w14:textId="77777777" w:rsidTr="00D17226">
        <w:trPr>
          <w:trHeight w:val="288"/>
          <w:jc w:val="center"/>
        </w:trPr>
        <w:tc>
          <w:tcPr>
            <w:tcW w:w="0" w:type="auto"/>
            <w:noWrap/>
            <w:vAlign w:val="bottom"/>
            <w:hideMark/>
          </w:tcPr>
          <w:p w14:paraId="75BC30D0"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0" w:type="auto"/>
          </w:tcPr>
          <w:p w14:paraId="00E55956" w14:textId="6C8EC440" w:rsidR="007C3A07" w:rsidRPr="008671B8" w:rsidRDefault="007C3A07" w:rsidP="007C3A07">
            <w:pPr>
              <w:jc w:val="center"/>
              <w:rPr>
                <w:ins w:id="34" w:author="INEC Omar Llambo" w:date="2025-10-03T15:29:00Z"/>
                <w:rFonts w:ascii="Calibri" w:eastAsia="Times New Roman" w:hAnsi="Calibri" w:cs="Calibri"/>
                <w:color w:val="000000"/>
                <w:sz w:val="22"/>
                <w:szCs w:val="22"/>
                <w:lang w:eastAsia="es-EC"/>
              </w:rPr>
            </w:pPr>
            <w:ins w:id="35" w:author="INEC Omar Llambo" w:date="2025-10-03T15:30:00Z">
              <w:r>
                <w:rPr>
                  <w:rFonts w:ascii="Calibri" w:eastAsia="Times New Roman" w:hAnsi="Calibri" w:cs="Calibri"/>
                  <w:color w:val="000000"/>
                  <w:sz w:val="22"/>
                  <w:szCs w:val="22"/>
                  <w:lang w:eastAsia="es-EC"/>
                </w:rPr>
                <w:t>5</w:t>
              </w:r>
            </w:ins>
          </w:p>
        </w:tc>
        <w:tc>
          <w:tcPr>
            <w:tcW w:w="0" w:type="auto"/>
            <w:vAlign w:val="bottom"/>
          </w:tcPr>
          <w:p w14:paraId="1CAE5C14" w14:textId="6F3FD64B" w:rsidR="007C3A07" w:rsidRPr="008671B8" w:rsidRDefault="007C3A07" w:rsidP="007C3A07">
            <w:pPr>
              <w:jc w:val="center"/>
              <w:rPr>
                <w:ins w:id="36" w:author="INEC Omar Llambo" w:date="2025-10-03T15:30:00Z"/>
                <w:rFonts w:ascii="Calibri" w:eastAsia="Times New Roman" w:hAnsi="Calibri" w:cs="Calibri"/>
                <w:color w:val="000000"/>
                <w:sz w:val="22"/>
                <w:szCs w:val="22"/>
                <w:lang w:eastAsia="es-EC"/>
              </w:rPr>
            </w:pPr>
            <w:ins w:id="37" w:author="INEC Omar Llambo" w:date="2025-10-03T15:30:00Z">
              <w:r w:rsidRPr="00CD63DB">
                <w:rPr>
                  <w:rFonts w:ascii="Calibri" w:eastAsia="Times New Roman" w:hAnsi="Calibri" w:cs="Calibri"/>
                  <w:color w:val="000000"/>
                  <w:sz w:val="22"/>
                  <w:szCs w:val="22"/>
                  <w:lang w:eastAsia="es-EC"/>
                </w:rPr>
                <w:t>2</w:t>
              </w:r>
            </w:ins>
          </w:p>
        </w:tc>
        <w:tc>
          <w:tcPr>
            <w:tcW w:w="0" w:type="auto"/>
            <w:noWrap/>
            <w:vAlign w:val="bottom"/>
            <w:hideMark/>
          </w:tcPr>
          <w:p w14:paraId="4FA991B9" w14:textId="2F50DE25"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7C3A07" w:rsidRPr="008671B8" w14:paraId="2D13EA8C" w14:textId="77777777" w:rsidTr="00D17226">
        <w:trPr>
          <w:trHeight w:val="288"/>
          <w:jc w:val="center"/>
        </w:trPr>
        <w:tc>
          <w:tcPr>
            <w:tcW w:w="0" w:type="auto"/>
            <w:noWrap/>
            <w:vAlign w:val="bottom"/>
            <w:hideMark/>
          </w:tcPr>
          <w:p w14:paraId="6C630049"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0" w:type="auto"/>
          </w:tcPr>
          <w:p w14:paraId="2CEA4A3E" w14:textId="3C0BB520" w:rsidR="007C3A07" w:rsidRPr="008671B8" w:rsidRDefault="007C3A07" w:rsidP="007C3A07">
            <w:pPr>
              <w:jc w:val="center"/>
              <w:rPr>
                <w:ins w:id="38" w:author="INEC Omar Llambo" w:date="2025-10-03T15:29:00Z"/>
                <w:rFonts w:ascii="Calibri" w:eastAsia="Times New Roman" w:hAnsi="Calibri" w:cs="Calibri"/>
                <w:color w:val="000000"/>
                <w:sz w:val="22"/>
                <w:szCs w:val="22"/>
                <w:lang w:eastAsia="es-EC"/>
              </w:rPr>
            </w:pPr>
            <w:ins w:id="39" w:author="INEC Omar Llambo" w:date="2025-10-03T15:30:00Z">
              <w:r>
                <w:rPr>
                  <w:rFonts w:ascii="Calibri" w:eastAsia="Times New Roman" w:hAnsi="Calibri" w:cs="Calibri"/>
                  <w:color w:val="000000"/>
                  <w:sz w:val="22"/>
                  <w:szCs w:val="22"/>
                  <w:lang w:eastAsia="es-EC"/>
                </w:rPr>
                <w:t>10</w:t>
              </w:r>
            </w:ins>
          </w:p>
        </w:tc>
        <w:tc>
          <w:tcPr>
            <w:tcW w:w="0" w:type="auto"/>
            <w:vAlign w:val="bottom"/>
          </w:tcPr>
          <w:p w14:paraId="27886BC8" w14:textId="7F0CE411" w:rsidR="007C3A07" w:rsidRPr="008671B8" w:rsidRDefault="007C3A07" w:rsidP="007C3A07">
            <w:pPr>
              <w:jc w:val="center"/>
              <w:rPr>
                <w:ins w:id="40" w:author="INEC Omar Llambo" w:date="2025-10-03T15:30:00Z"/>
                <w:rFonts w:ascii="Calibri" w:eastAsia="Times New Roman" w:hAnsi="Calibri" w:cs="Calibri"/>
                <w:color w:val="000000"/>
                <w:sz w:val="22"/>
                <w:szCs w:val="22"/>
                <w:lang w:eastAsia="es-EC"/>
              </w:rPr>
            </w:pPr>
            <w:ins w:id="41" w:author="INEC Omar Llambo" w:date="2025-10-03T15:30:00Z">
              <w:r w:rsidRPr="00CD63DB">
                <w:rPr>
                  <w:rFonts w:ascii="Calibri" w:eastAsia="Times New Roman" w:hAnsi="Calibri" w:cs="Calibri"/>
                  <w:color w:val="000000"/>
                  <w:sz w:val="22"/>
                  <w:szCs w:val="22"/>
                  <w:lang w:eastAsia="es-EC"/>
                </w:rPr>
                <w:t>3</w:t>
              </w:r>
            </w:ins>
          </w:p>
        </w:tc>
        <w:tc>
          <w:tcPr>
            <w:tcW w:w="0" w:type="auto"/>
            <w:noWrap/>
            <w:vAlign w:val="bottom"/>
            <w:hideMark/>
          </w:tcPr>
          <w:p w14:paraId="2D0ED526" w14:textId="245466EE"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7C3A07" w:rsidRPr="008671B8" w14:paraId="3417FD39" w14:textId="77777777" w:rsidTr="00D17226">
        <w:trPr>
          <w:trHeight w:val="288"/>
          <w:jc w:val="center"/>
        </w:trPr>
        <w:tc>
          <w:tcPr>
            <w:tcW w:w="0" w:type="auto"/>
            <w:noWrap/>
            <w:vAlign w:val="bottom"/>
            <w:hideMark/>
          </w:tcPr>
          <w:p w14:paraId="7019CB3B"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MANTA</w:t>
            </w:r>
          </w:p>
        </w:tc>
        <w:tc>
          <w:tcPr>
            <w:tcW w:w="0" w:type="auto"/>
          </w:tcPr>
          <w:p w14:paraId="2D5BF7BC" w14:textId="2830596E" w:rsidR="007C3A07" w:rsidRPr="008671B8" w:rsidRDefault="007C3A07" w:rsidP="007C3A07">
            <w:pPr>
              <w:jc w:val="center"/>
              <w:rPr>
                <w:ins w:id="42" w:author="INEC Omar Llambo" w:date="2025-10-03T15:29:00Z"/>
                <w:rFonts w:ascii="Calibri" w:eastAsia="Times New Roman" w:hAnsi="Calibri" w:cs="Calibri"/>
                <w:color w:val="000000"/>
                <w:sz w:val="22"/>
                <w:szCs w:val="22"/>
                <w:lang w:eastAsia="es-EC"/>
              </w:rPr>
            </w:pPr>
            <w:ins w:id="43" w:author="INEC Omar Llambo" w:date="2025-10-03T15:31:00Z">
              <w:r>
                <w:rPr>
                  <w:rFonts w:ascii="Calibri" w:eastAsia="Times New Roman" w:hAnsi="Calibri" w:cs="Calibri"/>
                  <w:color w:val="000000"/>
                  <w:sz w:val="22"/>
                  <w:szCs w:val="22"/>
                  <w:lang w:eastAsia="es-EC"/>
                </w:rPr>
                <w:t>11</w:t>
              </w:r>
            </w:ins>
          </w:p>
        </w:tc>
        <w:tc>
          <w:tcPr>
            <w:tcW w:w="0" w:type="auto"/>
            <w:vAlign w:val="bottom"/>
          </w:tcPr>
          <w:p w14:paraId="6A6B2D04" w14:textId="2C9664E0" w:rsidR="007C3A07" w:rsidRPr="008671B8" w:rsidRDefault="007C3A07" w:rsidP="007C3A07">
            <w:pPr>
              <w:jc w:val="center"/>
              <w:rPr>
                <w:ins w:id="44" w:author="INEC Omar Llambo" w:date="2025-10-03T15:30:00Z"/>
                <w:rFonts w:ascii="Calibri" w:eastAsia="Times New Roman" w:hAnsi="Calibri" w:cs="Calibri"/>
                <w:color w:val="000000"/>
                <w:sz w:val="22"/>
                <w:szCs w:val="22"/>
                <w:lang w:eastAsia="es-EC"/>
              </w:rPr>
            </w:pPr>
            <w:ins w:id="45" w:author="INEC Omar Llambo" w:date="2025-10-03T15:30:00Z">
              <w:r w:rsidRPr="00CD63DB">
                <w:rPr>
                  <w:rFonts w:ascii="Calibri" w:eastAsia="Times New Roman" w:hAnsi="Calibri" w:cs="Calibri"/>
                  <w:color w:val="000000"/>
                  <w:sz w:val="22"/>
                  <w:szCs w:val="22"/>
                  <w:lang w:eastAsia="es-EC"/>
                </w:rPr>
                <w:t>6</w:t>
              </w:r>
            </w:ins>
          </w:p>
        </w:tc>
        <w:tc>
          <w:tcPr>
            <w:tcW w:w="0" w:type="auto"/>
            <w:noWrap/>
            <w:vAlign w:val="bottom"/>
            <w:hideMark/>
          </w:tcPr>
          <w:p w14:paraId="2896967D" w14:textId="1CB1DEDE"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7C3A07" w:rsidRPr="008671B8" w14:paraId="3DCB803D" w14:textId="77777777" w:rsidTr="00D17226">
        <w:trPr>
          <w:trHeight w:val="288"/>
          <w:jc w:val="center"/>
        </w:trPr>
        <w:tc>
          <w:tcPr>
            <w:tcW w:w="0" w:type="auto"/>
            <w:noWrap/>
            <w:vAlign w:val="bottom"/>
            <w:hideMark/>
          </w:tcPr>
          <w:p w14:paraId="175A35F2" w14:textId="77777777"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0" w:type="auto"/>
          </w:tcPr>
          <w:p w14:paraId="5AA3F670" w14:textId="61E38B67" w:rsidR="007C3A07" w:rsidRPr="008671B8" w:rsidRDefault="007C3A07" w:rsidP="007C3A07">
            <w:pPr>
              <w:jc w:val="center"/>
              <w:rPr>
                <w:ins w:id="46" w:author="INEC Omar Llambo" w:date="2025-10-03T15:29:00Z"/>
                <w:rFonts w:ascii="Calibri" w:eastAsia="Times New Roman" w:hAnsi="Calibri" w:cs="Calibri"/>
                <w:color w:val="000000"/>
                <w:sz w:val="22"/>
                <w:szCs w:val="22"/>
                <w:lang w:eastAsia="es-EC"/>
              </w:rPr>
            </w:pPr>
            <w:ins w:id="47" w:author="INEC Omar Llambo" w:date="2025-10-03T15:31:00Z">
              <w:r>
                <w:rPr>
                  <w:rFonts w:ascii="Calibri" w:eastAsia="Times New Roman" w:hAnsi="Calibri" w:cs="Calibri"/>
                  <w:color w:val="000000"/>
                  <w:sz w:val="22"/>
                  <w:szCs w:val="22"/>
                  <w:lang w:eastAsia="es-EC"/>
                </w:rPr>
                <w:t>9</w:t>
              </w:r>
            </w:ins>
          </w:p>
        </w:tc>
        <w:tc>
          <w:tcPr>
            <w:tcW w:w="0" w:type="auto"/>
            <w:vAlign w:val="bottom"/>
          </w:tcPr>
          <w:p w14:paraId="3040E159" w14:textId="20A8B33A" w:rsidR="007C3A07" w:rsidRPr="008671B8" w:rsidRDefault="007C3A07" w:rsidP="007C3A07">
            <w:pPr>
              <w:jc w:val="center"/>
              <w:rPr>
                <w:ins w:id="48" w:author="INEC Omar Llambo" w:date="2025-10-03T15:30:00Z"/>
                <w:rFonts w:ascii="Calibri" w:eastAsia="Times New Roman" w:hAnsi="Calibri" w:cs="Calibri"/>
                <w:color w:val="000000"/>
                <w:sz w:val="22"/>
                <w:szCs w:val="22"/>
                <w:lang w:eastAsia="es-EC"/>
              </w:rPr>
            </w:pPr>
            <w:ins w:id="49" w:author="INEC Omar Llambo" w:date="2025-10-03T15:30:00Z">
              <w:r w:rsidRPr="00CD63DB">
                <w:rPr>
                  <w:rFonts w:ascii="Calibri" w:eastAsia="Times New Roman" w:hAnsi="Calibri" w:cs="Calibri"/>
                  <w:color w:val="000000"/>
                  <w:sz w:val="22"/>
                  <w:szCs w:val="22"/>
                  <w:lang w:eastAsia="es-EC"/>
                </w:rPr>
                <w:t>3</w:t>
              </w:r>
            </w:ins>
          </w:p>
        </w:tc>
        <w:tc>
          <w:tcPr>
            <w:tcW w:w="0" w:type="auto"/>
            <w:noWrap/>
            <w:vAlign w:val="bottom"/>
            <w:hideMark/>
          </w:tcPr>
          <w:p w14:paraId="7AD44E44" w14:textId="47C32790" w:rsidR="007C3A07" w:rsidRPr="008671B8" w:rsidRDefault="007C3A07" w:rsidP="007C3A07">
            <w:pPr>
              <w:jc w:val="cente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7C3A07" w:rsidRPr="008671B8" w14:paraId="54C90FDE" w14:textId="77777777" w:rsidTr="00D17226">
        <w:trPr>
          <w:trHeight w:val="288"/>
          <w:jc w:val="center"/>
        </w:trPr>
        <w:tc>
          <w:tcPr>
            <w:tcW w:w="0" w:type="auto"/>
            <w:shd w:val="clear" w:color="DCE6F1" w:fill="DCE6F1"/>
            <w:noWrap/>
            <w:vAlign w:val="bottom"/>
            <w:hideMark/>
          </w:tcPr>
          <w:p w14:paraId="43036F9D" w14:textId="77777777" w:rsidR="007C3A07" w:rsidRPr="008671B8" w:rsidRDefault="007C3A07" w:rsidP="007C3A0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0" w:type="auto"/>
            <w:shd w:val="clear" w:color="DCE6F1" w:fill="DCE6F1"/>
          </w:tcPr>
          <w:p w14:paraId="1F366B18" w14:textId="7167E254" w:rsidR="007C3A07" w:rsidRPr="008671B8" w:rsidRDefault="007C3A07" w:rsidP="007C3A07">
            <w:pPr>
              <w:jc w:val="center"/>
              <w:rPr>
                <w:ins w:id="50" w:author="INEC Omar Llambo" w:date="2025-10-03T15:29:00Z"/>
                <w:rFonts w:ascii="Calibri" w:eastAsia="Times New Roman" w:hAnsi="Calibri" w:cs="Calibri"/>
                <w:b/>
                <w:bCs/>
                <w:color w:val="000000"/>
                <w:sz w:val="22"/>
                <w:szCs w:val="22"/>
                <w:lang w:eastAsia="es-EC"/>
              </w:rPr>
            </w:pPr>
            <w:ins w:id="51" w:author="INEC Omar Llambo" w:date="2025-10-03T15:31:00Z">
              <w:r>
                <w:rPr>
                  <w:rFonts w:ascii="Calibri" w:eastAsia="Times New Roman" w:hAnsi="Calibri" w:cs="Calibri"/>
                  <w:b/>
                  <w:bCs/>
                  <w:color w:val="000000"/>
                  <w:sz w:val="22"/>
                  <w:szCs w:val="22"/>
                  <w:lang w:eastAsia="es-EC"/>
                </w:rPr>
                <w:t>64</w:t>
              </w:r>
            </w:ins>
          </w:p>
        </w:tc>
        <w:tc>
          <w:tcPr>
            <w:tcW w:w="0" w:type="auto"/>
            <w:shd w:val="clear" w:color="DCE6F1" w:fill="DCE6F1"/>
            <w:vAlign w:val="bottom"/>
          </w:tcPr>
          <w:p w14:paraId="7EFE0011" w14:textId="02F08759" w:rsidR="007C3A07" w:rsidRPr="008671B8" w:rsidRDefault="007C3A07" w:rsidP="007C3A07">
            <w:pPr>
              <w:jc w:val="center"/>
              <w:rPr>
                <w:ins w:id="52" w:author="INEC Omar Llambo" w:date="2025-10-03T15:30:00Z"/>
                <w:rFonts w:ascii="Calibri" w:eastAsia="Times New Roman" w:hAnsi="Calibri" w:cs="Calibri"/>
                <w:b/>
                <w:bCs/>
                <w:color w:val="000000"/>
                <w:sz w:val="22"/>
                <w:szCs w:val="22"/>
                <w:lang w:eastAsia="es-EC"/>
              </w:rPr>
            </w:pPr>
            <w:ins w:id="53" w:author="INEC Omar Llambo" w:date="2025-10-03T15:30:00Z">
              <w:r w:rsidRPr="00CD63DB">
                <w:rPr>
                  <w:rFonts w:ascii="Calibri" w:eastAsia="Times New Roman" w:hAnsi="Calibri" w:cs="Calibri"/>
                  <w:b/>
                  <w:bCs/>
                  <w:color w:val="000000"/>
                  <w:sz w:val="22"/>
                  <w:szCs w:val="22"/>
                  <w:lang w:eastAsia="es-EC"/>
                </w:rPr>
                <w:t>22</w:t>
              </w:r>
            </w:ins>
          </w:p>
        </w:tc>
        <w:tc>
          <w:tcPr>
            <w:tcW w:w="0" w:type="auto"/>
            <w:shd w:val="clear" w:color="DCE6F1" w:fill="DCE6F1"/>
            <w:noWrap/>
            <w:vAlign w:val="bottom"/>
            <w:hideMark/>
          </w:tcPr>
          <w:p w14:paraId="75DDB080" w14:textId="1B00DB68" w:rsidR="007C3A07" w:rsidRPr="008671B8" w:rsidRDefault="007C3A07" w:rsidP="007C3A07">
            <w:pPr>
              <w:jc w:val="cente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40728ABF" w14:textId="77777777" w:rsidR="009F6EBF" w:rsidRPr="009F6EBF" w:rsidRDefault="009F6EBF" w:rsidP="00654D17">
      <w:pPr>
        <w:pStyle w:val="Prrafodelista"/>
        <w:spacing w:line="276" w:lineRule="auto"/>
        <w:jc w:val="center"/>
        <w:rPr>
          <w:rFonts w:ascii="Century Gothic" w:eastAsia="Times New Roman" w:hAnsi="Century Gothic" w:cs="Open Sans"/>
          <w:i/>
          <w:color w:val="505A64"/>
          <w:sz w:val="18"/>
          <w:szCs w:val="18"/>
          <w:lang w:val="es-MX" w:eastAsia="es-ES_tradnl"/>
        </w:rPr>
      </w:pPr>
      <w:r w:rsidRPr="009F6EBF">
        <w:rPr>
          <w:rFonts w:ascii="Century Gothic" w:eastAsia="Times New Roman" w:hAnsi="Century Gothic" w:cs="Open Sans"/>
          <w:i/>
          <w:color w:val="505A64"/>
          <w:sz w:val="18"/>
          <w:szCs w:val="18"/>
          <w:lang w:val="es-MX" w:eastAsia="es-ES_tradnl"/>
        </w:rPr>
        <w:t>Fuente: Gestión de Diseño Muestral – DINEM</w:t>
      </w:r>
    </w:p>
    <w:p w14:paraId="57FD9254" w14:textId="77777777" w:rsidR="009F6EBF" w:rsidRDefault="009F6EBF" w:rsidP="009F6EBF">
      <w:pPr>
        <w:spacing w:after="200"/>
        <w:jc w:val="both"/>
        <w:rPr>
          <w:rFonts w:ascii="Century Gothic" w:eastAsia="Times New Roman" w:hAnsi="Century Gothic" w:cs="Open Sans"/>
          <w:color w:val="505A64"/>
          <w:sz w:val="21"/>
          <w:szCs w:val="21"/>
          <w:lang w:val="es-MX" w:eastAsia="es-ES_tradnl"/>
        </w:rPr>
      </w:pPr>
    </w:p>
    <w:p w14:paraId="50EFE50F" w14:textId="006E7A0F" w:rsidR="00CA3827" w:rsidRDefault="00CA3827" w:rsidP="00CA382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Selección de la muestra</w:t>
      </w:r>
    </w:p>
    <w:p w14:paraId="0DEE0CD2" w14:textId="2E31AE93" w:rsidR="00CA3827" w:rsidRPr="00A37917" w:rsidRDefault="00CA3827" w:rsidP="00CA3827">
      <w:pPr>
        <w:rPr>
          <w:rFonts w:ascii="Century Gothic" w:eastAsia="Times New Roman" w:hAnsi="Century Gothic" w:cs="Open Sans"/>
          <w:color w:val="505A64"/>
          <w:sz w:val="21"/>
          <w:szCs w:val="21"/>
          <w:lang w:eastAsia="es-ES_tradnl"/>
        </w:rPr>
      </w:pPr>
      <w:commentRangeStart w:id="54"/>
      <w:r w:rsidRPr="00A37917">
        <w:rPr>
          <w:rFonts w:ascii="Century Gothic" w:eastAsia="Times New Roman" w:hAnsi="Century Gothic" w:cs="Open Sans"/>
          <w:color w:val="505A64"/>
          <w:sz w:val="21"/>
          <w:szCs w:val="21"/>
          <w:lang w:eastAsia="es-ES_tradnl"/>
        </w:rPr>
        <w:t xml:space="preserve">La selección de las </w:t>
      </w:r>
      <w:r w:rsidR="00840336">
        <w:rPr>
          <w:rFonts w:ascii="Century Gothic" w:eastAsia="Times New Roman" w:hAnsi="Century Gothic" w:cs="Open Sans"/>
          <w:color w:val="505A64"/>
          <w:sz w:val="21"/>
          <w:szCs w:val="21"/>
          <w:lang w:eastAsia="es-ES_tradnl"/>
        </w:rPr>
        <w:t xml:space="preserve">unidades educativas </w:t>
      </w:r>
      <w:r w:rsidRPr="00A37917">
        <w:rPr>
          <w:rFonts w:ascii="Century Gothic" w:eastAsia="Times New Roman" w:hAnsi="Century Gothic" w:cs="Open Sans"/>
          <w:color w:val="505A64"/>
          <w:sz w:val="21"/>
          <w:szCs w:val="21"/>
          <w:lang w:eastAsia="es-ES_tradnl"/>
        </w:rPr>
        <w:t>que forman parte de la muestra, de acu</w:t>
      </w:r>
      <w:r w:rsidR="00A37917">
        <w:rPr>
          <w:rFonts w:ascii="Century Gothic" w:eastAsia="Times New Roman" w:hAnsi="Century Gothic" w:cs="Open Sans"/>
          <w:color w:val="505A64"/>
          <w:sz w:val="21"/>
          <w:szCs w:val="21"/>
          <w:lang w:eastAsia="es-ES_tradnl"/>
        </w:rPr>
        <w:t xml:space="preserve">erdo con el </w:t>
      </w:r>
      <w:r w:rsidRPr="00A37917">
        <w:rPr>
          <w:rFonts w:ascii="Century Gothic" w:eastAsia="Times New Roman" w:hAnsi="Century Gothic" w:cs="Open Sans"/>
          <w:color w:val="505A64"/>
          <w:sz w:val="21"/>
          <w:szCs w:val="21"/>
          <w:lang w:eastAsia="es-ES_tradnl"/>
        </w:rPr>
        <w:t>tamaño establecido, se realiza independienteme</w:t>
      </w:r>
      <w:r w:rsidR="00A37917">
        <w:rPr>
          <w:rFonts w:ascii="Century Gothic" w:eastAsia="Times New Roman" w:hAnsi="Century Gothic" w:cs="Open Sans"/>
          <w:color w:val="505A64"/>
          <w:sz w:val="21"/>
          <w:szCs w:val="21"/>
          <w:lang w:eastAsia="es-ES_tradnl"/>
        </w:rPr>
        <w:t xml:space="preserve">nte en cada uno </w:t>
      </w:r>
      <w:r w:rsidR="00A37917">
        <w:rPr>
          <w:rFonts w:ascii="Century Gothic" w:eastAsia="Times New Roman" w:hAnsi="Century Gothic" w:cs="Open Sans"/>
          <w:color w:val="505A64"/>
          <w:sz w:val="21"/>
          <w:szCs w:val="21"/>
          <w:lang w:eastAsia="es-ES_tradnl"/>
        </w:rPr>
        <w:lastRenderedPageBreak/>
        <w:t xml:space="preserve">de los estratos </w:t>
      </w:r>
      <w:r w:rsidRPr="00A37917">
        <w:rPr>
          <w:rFonts w:ascii="Century Gothic" w:eastAsia="Times New Roman" w:hAnsi="Century Gothic" w:cs="Open Sans"/>
          <w:color w:val="505A64"/>
          <w:sz w:val="21"/>
          <w:szCs w:val="21"/>
          <w:lang w:eastAsia="es-ES_tradnl"/>
        </w:rPr>
        <w:t xml:space="preserve">de manera aleatoria, asignando a cada </w:t>
      </w:r>
      <w:r w:rsidR="00A37917">
        <w:rPr>
          <w:rFonts w:ascii="Century Gothic" w:eastAsia="Times New Roman" w:hAnsi="Century Gothic" w:cs="Open Sans"/>
          <w:color w:val="505A64"/>
          <w:sz w:val="21"/>
          <w:szCs w:val="21"/>
          <w:lang w:eastAsia="es-ES_tradnl"/>
        </w:rPr>
        <w:t>unidad educativa</w:t>
      </w:r>
      <w:r w:rsidRPr="00A37917">
        <w:rPr>
          <w:rFonts w:ascii="Century Gothic" w:eastAsia="Times New Roman" w:hAnsi="Century Gothic" w:cs="Open Sans"/>
          <w:color w:val="505A64"/>
          <w:sz w:val="21"/>
          <w:szCs w:val="21"/>
          <w:lang w:eastAsia="es-ES_tradnl"/>
        </w:rPr>
        <w:t xml:space="preserve"> igual probabilidad</w:t>
      </w:r>
      <w:r w:rsidR="00F65100">
        <w:rPr>
          <w:rFonts w:ascii="Century Gothic" w:eastAsia="Times New Roman" w:hAnsi="Century Gothic" w:cs="Open Sans"/>
          <w:color w:val="505A64"/>
          <w:sz w:val="21"/>
          <w:szCs w:val="21"/>
          <w:lang w:eastAsia="es-ES_tradnl"/>
        </w:rPr>
        <w:t xml:space="preserve"> de participar en la selección. </w:t>
      </w:r>
      <w:commentRangeEnd w:id="54"/>
      <w:r w:rsidR="000F2DE7">
        <w:rPr>
          <w:rStyle w:val="Refdecomentario"/>
        </w:rPr>
        <w:commentReference w:id="54"/>
      </w:r>
    </w:p>
    <w:p w14:paraId="13284441" w14:textId="77777777" w:rsidR="00CA3827" w:rsidRPr="005A061F" w:rsidRDefault="00CA3827" w:rsidP="00CA3827">
      <w:pPr>
        <w:spacing w:after="200" w:line="276" w:lineRule="auto"/>
        <w:jc w:val="both"/>
        <w:rPr>
          <w:rFonts w:ascii="Century Gothic" w:eastAsia="Times New Roman" w:hAnsi="Century Gothic" w:cs="Open Sans"/>
          <w:color w:val="505A64"/>
          <w:sz w:val="21"/>
          <w:szCs w:val="21"/>
          <w:lang w:val="es-MX" w:eastAsia="es-ES_tradnl"/>
        </w:rPr>
      </w:pP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415FC2A9" w14:textId="77777777" w:rsidR="00556CA6" w:rsidRDefault="00556CA6" w:rsidP="00EC155C">
      <w:pPr>
        <w:pStyle w:val="Prrafodelista"/>
        <w:jc w:val="both"/>
        <w:rPr>
          <w:ins w:id="56" w:author="INEC Omar Llambo" w:date="2025-10-03T15:41:00Z"/>
          <w:noProof/>
          <w:lang w:eastAsia="es-EC"/>
        </w:rPr>
      </w:pPr>
    </w:p>
    <w:p w14:paraId="11BB9E8C" w14:textId="77777777" w:rsidR="00556CA6" w:rsidRDefault="00556CA6" w:rsidP="00EC155C">
      <w:pPr>
        <w:pStyle w:val="Prrafodelista"/>
        <w:jc w:val="both"/>
        <w:rPr>
          <w:ins w:id="57" w:author="INEC Omar Llambo" w:date="2025-10-03T15:41:00Z"/>
          <w:noProof/>
          <w:lang w:eastAsia="es-EC"/>
        </w:rPr>
      </w:pPr>
    </w:p>
    <w:p w14:paraId="65BE14EF" w14:textId="77777777" w:rsidR="00556CA6" w:rsidRDefault="00556CA6" w:rsidP="00EC155C">
      <w:pPr>
        <w:pStyle w:val="Prrafodelista"/>
        <w:jc w:val="both"/>
        <w:rPr>
          <w:ins w:id="58" w:author="INEC Omar Llambo" w:date="2025-10-03T15:41:00Z"/>
          <w:noProof/>
          <w:lang w:eastAsia="es-EC"/>
        </w:rPr>
      </w:pPr>
    </w:p>
    <w:p w14:paraId="4835F7E1" w14:textId="77777777" w:rsidR="00556CA6" w:rsidRDefault="00556CA6" w:rsidP="00EC155C">
      <w:pPr>
        <w:pStyle w:val="Prrafodelista"/>
        <w:jc w:val="both"/>
        <w:rPr>
          <w:ins w:id="59" w:author="INEC Omar Llambo" w:date="2025-10-03T15:41:00Z"/>
          <w:noProof/>
          <w:lang w:eastAsia="es-EC"/>
        </w:rPr>
      </w:pPr>
    </w:p>
    <w:p w14:paraId="59735185" w14:textId="77777777" w:rsidR="00556CA6" w:rsidRDefault="00556CA6" w:rsidP="00EC155C">
      <w:pPr>
        <w:pStyle w:val="Prrafodelista"/>
        <w:jc w:val="both"/>
        <w:rPr>
          <w:ins w:id="60" w:author="INEC Omar Llambo" w:date="2025-10-03T15:41:00Z"/>
          <w:noProof/>
          <w:lang w:eastAsia="es-EC"/>
        </w:rPr>
      </w:pPr>
    </w:p>
    <w:p w14:paraId="380B52E7" w14:textId="77777777" w:rsidR="00556CA6" w:rsidRDefault="00556CA6" w:rsidP="00EC155C">
      <w:pPr>
        <w:pStyle w:val="Prrafodelista"/>
        <w:jc w:val="both"/>
        <w:rPr>
          <w:ins w:id="61" w:author="INEC Omar Llambo" w:date="2025-10-03T15:41:00Z"/>
          <w:noProof/>
          <w:lang w:eastAsia="es-EC"/>
        </w:rPr>
      </w:pPr>
    </w:p>
    <w:p w14:paraId="25783DDD" w14:textId="77777777" w:rsidR="00556CA6" w:rsidRDefault="00556CA6" w:rsidP="00EC155C">
      <w:pPr>
        <w:pStyle w:val="Prrafodelista"/>
        <w:jc w:val="both"/>
        <w:rPr>
          <w:ins w:id="62" w:author="INEC Omar Llambo" w:date="2025-10-03T15:41:00Z"/>
          <w:noProof/>
          <w:lang w:eastAsia="es-EC"/>
        </w:rPr>
      </w:pPr>
    </w:p>
    <w:p w14:paraId="10EA07E0" w14:textId="77777777" w:rsidR="00556CA6" w:rsidRDefault="00556CA6" w:rsidP="00EC155C">
      <w:pPr>
        <w:pStyle w:val="Prrafodelista"/>
        <w:jc w:val="both"/>
        <w:rPr>
          <w:ins w:id="63" w:author="INEC Omar Llambo" w:date="2025-10-03T15:41:00Z"/>
          <w:noProof/>
          <w:lang w:eastAsia="es-EC"/>
        </w:rPr>
      </w:pPr>
    </w:p>
    <w:p w14:paraId="7D3CE5E0" w14:textId="77777777" w:rsidR="00556CA6" w:rsidRDefault="00556CA6" w:rsidP="00EC155C">
      <w:pPr>
        <w:pStyle w:val="Prrafodelista"/>
        <w:jc w:val="both"/>
        <w:rPr>
          <w:ins w:id="64" w:author="INEC Omar Llambo" w:date="2025-10-03T15:41:00Z"/>
          <w:noProof/>
          <w:lang w:eastAsia="es-EC"/>
        </w:rPr>
      </w:pPr>
    </w:p>
    <w:p w14:paraId="244BC9D9" w14:textId="77777777" w:rsidR="00556CA6" w:rsidRDefault="00556CA6" w:rsidP="00EC155C">
      <w:pPr>
        <w:pStyle w:val="Prrafodelista"/>
        <w:jc w:val="both"/>
        <w:rPr>
          <w:ins w:id="65" w:author="INEC Omar Llambo" w:date="2025-10-03T15:41:00Z"/>
          <w:noProof/>
          <w:lang w:eastAsia="es-EC"/>
        </w:rPr>
      </w:pPr>
    </w:p>
    <w:p w14:paraId="0A8B4CE5" w14:textId="77777777" w:rsidR="00556CA6" w:rsidRDefault="00556CA6" w:rsidP="00EC155C">
      <w:pPr>
        <w:pStyle w:val="Prrafodelista"/>
        <w:jc w:val="both"/>
        <w:rPr>
          <w:ins w:id="66" w:author="INEC Omar Llambo" w:date="2025-10-03T15:41:00Z"/>
          <w:noProof/>
          <w:lang w:eastAsia="es-EC"/>
        </w:rPr>
      </w:pPr>
    </w:p>
    <w:p w14:paraId="1D11B679" w14:textId="77777777" w:rsidR="00556CA6" w:rsidRDefault="00556CA6" w:rsidP="00EC155C">
      <w:pPr>
        <w:pStyle w:val="Prrafodelista"/>
        <w:jc w:val="both"/>
        <w:rPr>
          <w:ins w:id="67" w:author="INEC Omar Llambo" w:date="2025-10-03T15:41:00Z"/>
          <w:noProof/>
          <w:lang w:eastAsia="es-EC"/>
        </w:rPr>
      </w:pPr>
    </w:p>
    <w:p w14:paraId="4B920C29" w14:textId="77777777" w:rsidR="00556CA6" w:rsidRDefault="00556CA6" w:rsidP="00EC155C">
      <w:pPr>
        <w:pStyle w:val="Prrafodelista"/>
        <w:jc w:val="both"/>
        <w:rPr>
          <w:ins w:id="68" w:author="INEC Omar Llambo" w:date="2025-10-03T15:41:00Z"/>
          <w:noProof/>
          <w:lang w:eastAsia="es-EC"/>
        </w:rPr>
      </w:pPr>
    </w:p>
    <w:p w14:paraId="3CE95052" w14:textId="77777777" w:rsidR="00556CA6" w:rsidRDefault="00556CA6" w:rsidP="00EC155C">
      <w:pPr>
        <w:pStyle w:val="Prrafodelista"/>
        <w:jc w:val="both"/>
        <w:rPr>
          <w:ins w:id="69" w:author="INEC Omar Llambo" w:date="2025-10-03T15:41:00Z"/>
          <w:noProof/>
          <w:lang w:eastAsia="es-EC"/>
        </w:rPr>
      </w:pPr>
    </w:p>
    <w:p w14:paraId="5DBB21F2" w14:textId="77777777" w:rsidR="00556CA6" w:rsidRDefault="00556CA6" w:rsidP="00EC155C">
      <w:pPr>
        <w:pStyle w:val="Prrafodelista"/>
        <w:jc w:val="both"/>
        <w:rPr>
          <w:ins w:id="70" w:author="INEC Omar Llambo" w:date="2025-10-03T15:41:00Z"/>
          <w:noProof/>
          <w:lang w:eastAsia="es-EC"/>
        </w:rPr>
      </w:pPr>
    </w:p>
    <w:p w14:paraId="6F1217AE" w14:textId="77777777" w:rsidR="00556CA6" w:rsidRDefault="00556CA6" w:rsidP="00EC155C">
      <w:pPr>
        <w:pStyle w:val="Prrafodelista"/>
        <w:jc w:val="both"/>
        <w:rPr>
          <w:ins w:id="71" w:author="INEC Omar Llambo" w:date="2025-10-03T15:41:00Z"/>
          <w:noProof/>
          <w:lang w:eastAsia="es-EC"/>
        </w:rPr>
      </w:pPr>
    </w:p>
    <w:p w14:paraId="24235517" w14:textId="77777777" w:rsidR="00556CA6" w:rsidRDefault="00556CA6" w:rsidP="00EC155C">
      <w:pPr>
        <w:pStyle w:val="Prrafodelista"/>
        <w:jc w:val="both"/>
        <w:rPr>
          <w:ins w:id="72" w:author="INEC Omar Llambo" w:date="2025-10-03T15:41:00Z"/>
          <w:noProof/>
          <w:lang w:eastAsia="es-EC"/>
        </w:rPr>
      </w:pPr>
    </w:p>
    <w:p w14:paraId="7A8415F7" w14:textId="77777777" w:rsidR="00556CA6" w:rsidRDefault="00556CA6" w:rsidP="00EC155C">
      <w:pPr>
        <w:pStyle w:val="Prrafodelista"/>
        <w:jc w:val="both"/>
        <w:rPr>
          <w:ins w:id="73" w:author="INEC Omar Llambo" w:date="2025-10-03T15:41:00Z"/>
          <w:noProof/>
          <w:lang w:eastAsia="es-EC"/>
        </w:rPr>
      </w:pPr>
    </w:p>
    <w:p w14:paraId="384B90ED" w14:textId="77777777" w:rsidR="00556CA6" w:rsidRDefault="00556CA6" w:rsidP="00EC155C">
      <w:pPr>
        <w:pStyle w:val="Prrafodelista"/>
        <w:jc w:val="both"/>
        <w:rPr>
          <w:ins w:id="74" w:author="INEC Omar Llambo" w:date="2025-10-03T15:41:00Z"/>
          <w:noProof/>
          <w:lang w:eastAsia="es-EC"/>
        </w:rPr>
      </w:pPr>
    </w:p>
    <w:p w14:paraId="4603B907" w14:textId="77777777" w:rsidR="00556CA6" w:rsidRDefault="00556CA6" w:rsidP="00EC155C">
      <w:pPr>
        <w:pStyle w:val="Prrafodelista"/>
        <w:jc w:val="both"/>
        <w:rPr>
          <w:ins w:id="75" w:author="INEC Omar Llambo" w:date="2025-10-03T15:41:00Z"/>
          <w:noProof/>
          <w:lang w:eastAsia="es-EC"/>
        </w:rPr>
      </w:pPr>
    </w:p>
    <w:p w14:paraId="17DE0EB9" w14:textId="77777777" w:rsidR="00556CA6" w:rsidRDefault="00556CA6" w:rsidP="00EC155C">
      <w:pPr>
        <w:pStyle w:val="Prrafodelista"/>
        <w:jc w:val="both"/>
        <w:rPr>
          <w:ins w:id="76" w:author="INEC Omar Llambo" w:date="2025-10-03T15:41:00Z"/>
          <w:noProof/>
          <w:lang w:eastAsia="es-EC"/>
        </w:rPr>
      </w:pPr>
    </w:p>
    <w:p w14:paraId="3CE78621" w14:textId="77777777" w:rsidR="00556CA6" w:rsidRDefault="00556CA6" w:rsidP="00EC155C">
      <w:pPr>
        <w:pStyle w:val="Prrafodelista"/>
        <w:jc w:val="both"/>
        <w:rPr>
          <w:ins w:id="77" w:author="INEC Omar Llambo" w:date="2025-10-03T15:41:00Z"/>
          <w:noProof/>
          <w:lang w:eastAsia="es-EC"/>
        </w:rPr>
      </w:pPr>
    </w:p>
    <w:p w14:paraId="19117F4D" w14:textId="77777777" w:rsidR="00556CA6" w:rsidRDefault="00556CA6" w:rsidP="00EC155C">
      <w:pPr>
        <w:pStyle w:val="Prrafodelista"/>
        <w:jc w:val="both"/>
        <w:rPr>
          <w:ins w:id="78" w:author="INEC Omar Llambo" w:date="2025-10-03T15:41:00Z"/>
          <w:noProof/>
          <w:lang w:eastAsia="es-EC"/>
        </w:rPr>
      </w:pPr>
    </w:p>
    <w:p w14:paraId="4F4D623F" w14:textId="77777777" w:rsidR="00556CA6" w:rsidRDefault="00556CA6" w:rsidP="00EC155C">
      <w:pPr>
        <w:pStyle w:val="Prrafodelista"/>
        <w:jc w:val="both"/>
        <w:rPr>
          <w:ins w:id="79" w:author="INEC Omar Llambo" w:date="2025-10-03T15:41:00Z"/>
          <w:noProof/>
          <w:lang w:eastAsia="es-EC"/>
        </w:rPr>
      </w:pPr>
    </w:p>
    <w:p w14:paraId="66BEEA58" w14:textId="77777777" w:rsidR="00556CA6" w:rsidRDefault="00556CA6" w:rsidP="00EC155C">
      <w:pPr>
        <w:pStyle w:val="Prrafodelista"/>
        <w:jc w:val="both"/>
        <w:rPr>
          <w:ins w:id="80" w:author="INEC Omar Llambo" w:date="2025-10-03T15:41:00Z"/>
          <w:noProof/>
          <w:lang w:eastAsia="es-EC"/>
        </w:rPr>
      </w:pPr>
    </w:p>
    <w:p w14:paraId="45311B8B" w14:textId="77777777" w:rsidR="00556CA6" w:rsidRDefault="00556CA6" w:rsidP="00EC155C">
      <w:pPr>
        <w:pStyle w:val="Prrafodelista"/>
        <w:jc w:val="both"/>
        <w:rPr>
          <w:ins w:id="81" w:author="INEC Omar Llambo" w:date="2025-10-03T15:41:00Z"/>
          <w:noProof/>
          <w:lang w:eastAsia="es-EC"/>
        </w:rPr>
      </w:pPr>
    </w:p>
    <w:p w14:paraId="07FA7AB7" w14:textId="77777777" w:rsidR="00556CA6" w:rsidRDefault="00556CA6" w:rsidP="00EC155C">
      <w:pPr>
        <w:pStyle w:val="Prrafodelista"/>
        <w:jc w:val="both"/>
        <w:rPr>
          <w:ins w:id="82" w:author="INEC Omar Llambo" w:date="2025-10-03T15:41:00Z"/>
          <w:noProof/>
          <w:lang w:eastAsia="es-EC"/>
        </w:rPr>
      </w:pPr>
    </w:p>
    <w:p w14:paraId="2F428271" w14:textId="77777777" w:rsidR="00556CA6" w:rsidRDefault="00556CA6" w:rsidP="00EC155C">
      <w:pPr>
        <w:pStyle w:val="Prrafodelista"/>
        <w:jc w:val="both"/>
        <w:rPr>
          <w:ins w:id="83" w:author="INEC Omar Llambo" w:date="2025-10-03T15:41:00Z"/>
          <w:noProof/>
          <w:lang w:eastAsia="es-EC"/>
        </w:rPr>
      </w:pPr>
    </w:p>
    <w:p w14:paraId="2592F93A" w14:textId="77777777" w:rsidR="00556CA6" w:rsidRDefault="00556CA6" w:rsidP="00EC155C">
      <w:pPr>
        <w:pStyle w:val="Prrafodelista"/>
        <w:jc w:val="both"/>
        <w:rPr>
          <w:ins w:id="84" w:author="INEC Omar Llambo" w:date="2025-10-03T15:41:00Z"/>
          <w:noProof/>
          <w:lang w:eastAsia="es-EC"/>
        </w:rPr>
      </w:pPr>
    </w:p>
    <w:p w14:paraId="126FE730" w14:textId="77777777" w:rsidR="00556CA6" w:rsidRDefault="00556CA6" w:rsidP="00EC155C">
      <w:pPr>
        <w:pStyle w:val="Prrafodelista"/>
        <w:jc w:val="both"/>
        <w:rPr>
          <w:ins w:id="85" w:author="INEC Omar Llambo" w:date="2025-10-03T15:41:00Z"/>
          <w:noProof/>
          <w:lang w:eastAsia="es-EC"/>
        </w:rPr>
      </w:pPr>
    </w:p>
    <w:p w14:paraId="6A04C9FE" w14:textId="77777777" w:rsidR="00556CA6" w:rsidRDefault="00556CA6" w:rsidP="00EC155C">
      <w:pPr>
        <w:pStyle w:val="Prrafodelista"/>
        <w:jc w:val="both"/>
        <w:rPr>
          <w:ins w:id="86" w:author="INEC Omar Llambo" w:date="2025-10-03T15:41:00Z"/>
          <w:noProof/>
          <w:lang w:eastAsia="es-EC"/>
        </w:rPr>
      </w:pPr>
    </w:p>
    <w:p w14:paraId="54C5FFE5" w14:textId="77777777" w:rsidR="00556CA6" w:rsidRDefault="00556CA6" w:rsidP="00EC155C">
      <w:pPr>
        <w:pStyle w:val="Prrafodelista"/>
        <w:jc w:val="both"/>
        <w:rPr>
          <w:ins w:id="87" w:author="INEC Omar Llambo" w:date="2025-10-03T15:41:00Z"/>
          <w:noProof/>
          <w:lang w:eastAsia="es-EC"/>
        </w:rPr>
      </w:pPr>
    </w:p>
    <w:p w14:paraId="4AF6E03D" w14:textId="77777777" w:rsidR="00556CA6" w:rsidRDefault="00556CA6" w:rsidP="00EC155C">
      <w:pPr>
        <w:pStyle w:val="Prrafodelista"/>
        <w:jc w:val="both"/>
        <w:rPr>
          <w:ins w:id="88" w:author="INEC Omar Llambo" w:date="2025-10-03T15:42:00Z"/>
          <w:noProof/>
          <w:lang w:eastAsia="es-EC"/>
        </w:rPr>
      </w:pPr>
    </w:p>
    <w:p w14:paraId="7C055B26" w14:textId="77777777" w:rsidR="00556CA6" w:rsidRDefault="00556CA6" w:rsidP="00EC155C">
      <w:pPr>
        <w:pStyle w:val="Prrafodelista"/>
        <w:jc w:val="both"/>
        <w:rPr>
          <w:ins w:id="89" w:author="INEC Omar Llambo" w:date="2025-10-03T15:42:00Z"/>
          <w:noProof/>
          <w:lang w:eastAsia="es-EC"/>
        </w:rPr>
      </w:pPr>
    </w:p>
    <w:p w14:paraId="7486BC95" w14:textId="77777777" w:rsidR="00556CA6" w:rsidRDefault="00556CA6" w:rsidP="00EC155C">
      <w:pPr>
        <w:pStyle w:val="Prrafodelista"/>
        <w:jc w:val="both"/>
        <w:rPr>
          <w:ins w:id="90" w:author="INEC Omar Llambo" w:date="2025-10-03T15:42:00Z"/>
          <w:noProof/>
          <w:lang w:eastAsia="es-EC"/>
        </w:rPr>
      </w:pPr>
    </w:p>
    <w:p w14:paraId="6FFDA307" w14:textId="77777777" w:rsidR="00556CA6" w:rsidRDefault="00556CA6" w:rsidP="00EC155C">
      <w:pPr>
        <w:pStyle w:val="Prrafodelista"/>
        <w:jc w:val="both"/>
        <w:rPr>
          <w:ins w:id="91" w:author="INEC Omar Llambo" w:date="2025-10-03T15:42:00Z"/>
          <w:noProof/>
          <w:lang w:eastAsia="es-EC"/>
        </w:rPr>
      </w:pPr>
    </w:p>
    <w:p w14:paraId="706429F8" w14:textId="77777777" w:rsidR="00556CA6" w:rsidRDefault="00556CA6" w:rsidP="00EC155C">
      <w:pPr>
        <w:pStyle w:val="Prrafodelista"/>
        <w:jc w:val="both"/>
        <w:rPr>
          <w:ins w:id="92" w:author="INEC Omar Llambo" w:date="2025-10-03T15:42:00Z"/>
          <w:noProof/>
          <w:lang w:eastAsia="es-EC"/>
        </w:rPr>
      </w:pPr>
    </w:p>
    <w:p w14:paraId="4DAAF49F" w14:textId="77777777" w:rsidR="00556CA6" w:rsidRDefault="00556CA6" w:rsidP="00EC155C">
      <w:pPr>
        <w:pStyle w:val="Prrafodelista"/>
        <w:jc w:val="both"/>
        <w:rPr>
          <w:ins w:id="93" w:author="INEC Omar Llambo" w:date="2025-10-03T15:42:00Z"/>
          <w:noProof/>
          <w:lang w:eastAsia="es-EC"/>
        </w:rPr>
      </w:pPr>
    </w:p>
    <w:p w14:paraId="32775666" w14:textId="77777777" w:rsidR="00556CA6" w:rsidRDefault="00556CA6" w:rsidP="00EC155C">
      <w:pPr>
        <w:pStyle w:val="Prrafodelista"/>
        <w:jc w:val="both"/>
        <w:rPr>
          <w:ins w:id="94" w:author="INEC Omar Llambo" w:date="2025-10-03T15:42:00Z"/>
          <w:noProof/>
          <w:lang w:eastAsia="es-EC"/>
        </w:rPr>
      </w:pPr>
    </w:p>
    <w:p w14:paraId="273A4A58" w14:textId="77777777" w:rsidR="00556CA6" w:rsidRDefault="00556CA6" w:rsidP="00EC155C">
      <w:pPr>
        <w:pStyle w:val="Prrafodelista"/>
        <w:jc w:val="both"/>
        <w:rPr>
          <w:ins w:id="95" w:author="INEC Omar Llambo" w:date="2025-10-03T15:42:00Z"/>
          <w:noProof/>
          <w:lang w:eastAsia="es-EC"/>
        </w:rPr>
      </w:pPr>
    </w:p>
    <w:p w14:paraId="0242C9CB" w14:textId="77777777" w:rsidR="00556CA6" w:rsidRDefault="00556CA6" w:rsidP="00EC155C">
      <w:pPr>
        <w:pStyle w:val="Prrafodelista"/>
        <w:jc w:val="both"/>
        <w:rPr>
          <w:ins w:id="96" w:author="INEC Omar Llambo" w:date="2025-10-03T15:42:00Z"/>
          <w:noProof/>
          <w:lang w:eastAsia="es-EC"/>
        </w:rPr>
      </w:pPr>
    </w:p>
    <w:p w14:paraId="57443095" w14:textId="77777777" w:rsidR="00556CA6" w:rsidRDefault="00556CA6" w:rsidP="00EC155C">
      <w:pPr>
        <w:pStyle w:val="Prrafodelista"/>
        <w:jc w:val="both"/>
        <w:rPr>
          <w:ins w:id="97" w:author="INEC Omar Llambo" w:date="2025-10-03T15:42:00Z"/>
          <w:noProof/>
          <w:lang w:eastAsia="es-EC"/>
        </w:rPr>
      </w:pPr>
    </w:p>
    <w:p w14:paraId="2228AAF1" w14:textId="080C972E" w:rsidR="00EC155C" w:rsidRDefault="00556CA6" w:rsidP="00EC155C">
      <w:pPr>
        <w:pStyle w:val="Prrafodelista"/>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49D61707">
            <wp:simplePos x="0" y="0"/>
            <wp:positionH relativeFrom="page">
              <wp:align>left</wp:align>
            </wp:positionH>
            <wp:positionV relativeFrom="paragraph">
              <wp:posOffset>-896401</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76981439" w14:textId="6FB4D998" w:rsidR="00BF7FBA" w:rsidRDefault="00BF7FBA" w:rsidP="00BF7FBA">
      <w:pPr>
        <w:jc w:val="both"/>
        <w:rPr>
          <w:rFonts w:ascii="Century Gothic" w:eastAsia="Times New Roman" w:hAnsi="Century Gothic" w:cs="Open Sans"/>
          <w:color w:val="505A64"/>
          <w:sz w:val="21"/>
          <w:szCs w:val="21"/>
          <w:lang w:eastAsia="es-ES_tradnl"/>
        </w:rPr>
      </w:pPr>
    </w:p>
    <w:p w14:paraId="434CBD87" w14:textId="150C56D1"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29B9AE49" w:rsidR="00BF7FBA" w:rsidRDefault="00BF7FBA" w:rsidP="00BF7FBA">
      <w:pPr>
        <w:jc w:val="both"/>
        <w:rPr>
          <w:rFonts w:ascii="Century Gothic" w:eastAsia="Times New Roman" w:hAnsi="Century Gothic" w:cs="Open Sans"/>
          <w:color w:val="505A64"/>
          <w:sz w:val="21"/>
          <w:szCs w:val="21"/>
          <w:lang w:eastAsia="es-ES_tradnl"/>
        </w:rPr>
      </w:pPr>
    </w:p>
    <w:p w14:paraId="3D4CEE20" w14:textId="3C544CA7" w:rsidR="008C1CE7" w:rsidRDefault="008C1CE7" w:rsidP="00BF7FBA">
      <w:pPr>
        <w:jc w:val="both"/>
        <w:rPr>
          <w:rFonts w:ascii="Century Gothic" w:eastAsia="Times New Roman" w:hAnsi="Century Gothic" w:cs="Open Sans"/>
          <w:color w:val="505A64"/>
          <w:sz w:val="21"/>
          <w:szCs w:val="21"/>
          <w:lang w:eastAsia="es-ES_tradnl"/>
        </w:rPr>
      </w:pPr>
    </w:p>
    <w:p w14:paraId="61FAC673" w14:textId="61D19C53" w:rsidR="00E62439" w:rsidRDefault="00E62439" w:rsidP="00BF7FBA">
      <w:pPr>
        <w:jc w:val="both"/>
        <w:rPr>
          <w:rFonts w:ascii="Century Gothic" w:eastAsia="Times New Roman" w:hAnsi="Century Gothic" w:cs="Open Sans"/>
          <w:color w:val="505A64"/>
          <w:sz w:val="21"/>
          <w:szCs w:val="21"/>
          <w:lang w:eastAsia="es-ES_tradnl"/>
        </w:rPr>
      </w:pPr>
    </w:p>
    <w:p w14:paraId="13A2CFB8" w14:textId="7E43E35D" w:rsidR="00E62439" w:rsidRDefault="00E62439" w:rsidP="00BF7FBA">
      <w:pPr>
        <w:jc w:val="both"/>
        <w:rPr>
          <w:rFonts w:ascii="Century Gothic" w:eastAsia="Times New Roman" w:hAnsi="Century Gothic" w:cs="Open Sans"/>
          <w:color w:val="505A64"/>
          <w:sz w:val="21"/>
          <w:szCs w:val="21"/>
          <w:lang w:eastAsia="es-ES_tradnl"/>
        </w:rPr>
      </w:pPr>
    </w:p>
    <w:p w14:paraId="4B581279" w14:textId="77777777" w:rsidR="008C1CE7" w:rsidRDefault="008C1CE7" w:rsidP="00BF7FBA">
      <w:pPr>
        <w:jc w:val="both"/>
        <w:rPr>
          <w:rFonts w:ascii="Century Gothic" w:eastAsia="Times New Roman" w:hAnsi="Century Gothic" w:cs="Open Sans"/>
          <w:color w:val="505A64"/>
          <w:sz w:val="21"/>
          <w:szCs w:val="21"/>
          <w:lang w:eastAsia="es-ES_tradnl"/>
        </w:rPr>
      </w:pPr>
    </w:p>
    <w:p w14:paraId="0CC9856D" w14:textId="77777777" w:rsidR="008C1CE7" w:rsidRDefault="008C1CE7" w:rsidP="00BF7FBA">
      <w:pPr>
        <w:jc w:val="both"/>
        <w:rPr>
          <w:rFonts w:ascii="Century Gothic" w:eastAsia="Times New Roman" w:hAnsi="Century Gothic" w:cs="Open Sans"/>
          <w:color w:val="505A64"/>
          <w:sz w:val="21"/>
          <w:szCs w:val="21"/>
          <w:lang w:eastAsia="es-ES_tradnl"/>
        </w:rPr>
      </w:pPr>
    </w:p>
    <w:p w14:paraId="2A10556E" w14:textId="7C12FBC1" w:rsidR="008C1CE7" w:rsidRDefault="008C1CE7" w:rsidP="00BF7FBA">
      <w:pPr>
        <w:jc w:val="both"/>
        <w:rPr>
          <w:rFonts w:ascii="Century Gothic" w:eastAsia="Times New Roman" w:hAnsi="Century Gothic" w:cs="Open Sans"/>
          <w:color w:val="505A64"/>
          <w:sz w:val="21"/>
          <w:szCs w:val="21"/>
          <w:lang w:eastAsia="es-ES_tradnl"/>
        </w:rPr>
      </w:pPr>
    </w:p>
    <w:p w14:paraId="440B6966" w14:textId="77777777" w:rsidR="008C1CE7" w:rsidRDefault="008C1CE7"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CC54BCD"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766E9C17" w:rsidR="00BF7FBA" w:rsidRDefault="00BF7FBA" w:rsidP="00BF7FBA">
      <w:pPr>
        <w:jc w:val="both"/>
        <w:rPr>
          <w:rFonts w:ascii="Century Gothic" w:eastAsia="Times New Roman" w:hAnsi="Century Gothic" w:cs="Open Sans"/>
          <w:color w:val="505A64"/>
          <w:sz w:val="21"/>
          <w:szCs w:val="21"/>
          <w:lang w:eastAsia="es-ES_tradnl"/>
        </w:rPr>
      </w:pP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5EEF64B4" w14:textId="2213B707" w:rsidR="0007659A" w:rsidRDefault="0007659A"/>
    <w:sectPr w:rsidR="0007659A" w:rsidSect="005B5BEB">
      <w:headerReference w:type="default" r:id="rId13"/>
      <w:footerReference w:type="even" r:id="rId14"/>
      <w:footerReference w:type="default" r:id="rId15"/>
      <w:pgSz w:w="11900" w:h="16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EC Christian Garces" w:date="2025-10-02T12:27:00Z" w:initials="CG">
    <w:p w14:paraId="00C1FCC4" w14:textId="33260085" w:rsidR="00654A9E" w:rsidRDefault="00654A9E">
      <w:pPr>
        <w:pStyle w:val="Textocomentario"/>
      </w:pPr>
      <w:r>
        <w:rPr>
          <w:rStyle w:val="Refdecomentario"/>
        </w:rPr>
        <w:annotationRef/>
      </w:r>
      <w:r>
        <w:t>No se si sea lo adecuado mencionarlo como un muestreo probabilístico ya que no se van cumplir con todos las etapas como llegar al cálculo de factores.</w:t>
      </w:r>
    </w:p>
  </w:comment>
  <w:comment w:id="3" w:author="INEC Christian Garces" w:date="2025-10-02T12:34:00Z" w:initials="CG">
    <w:p w14:paraId="120B8865" w14:textId="70576A78" w:rsidR="00A36B8B" w:rsidRDefault="00A36B8B">
      <w:pPr>
        <w:pStyle w:val="Textocomentario"/>
      </w:pPr>
      <w:r>
        <w:rPr>
          <w:rStyle w:val="Refdecomentario"/>
        </w:rPr>
        <w:annotationRef/>
      </w:r>
      <w:r>
        <w:t>Es</w:t>
      </w:r>
      <w:r w:rsidRPr="00A36B8B">
        <w:t xml:space="preserve"> muestreo aleatorio simple o si se incorpora alguna forma de estratificación más allá del cantón.</w:t>
      </w:r>
    </w:p>
  </w:comment>
  <w:comment w:id="10" w:author="INEC Christian Garces" w:date="2025-10-02T12:41:00Z" w:initials="CG">
    <w:p w14:paraId="61A35906" w14:textId="02600C8D" w:rsidR="00A36B8B" w:rsidRDefault="00A36B8B">
      <w:pPr>
        <w:pStyle w:val="Textocomentario"/>
      </w:pPr>
      <w:r>
        <w:rPr>
          <w:rStyle w:val="Refdecomentario"/>
        </w:rPr>
        <w:annotationRef/>
      </w:r>
      <w:r>
        <w:t>Hay que incluir los valores utilizados para que exista la posibilidad de replicar el tamaño de muestra</w:t>
      </w:r>
    </w:p>
  </w:comment>
  <w:comment w:id="13" w:author="INEC Christian Garces" w:date="2025-10-02T12:42:00Z" w:initials="CG">
    <w:p w14:paraId="0DEF1957" w14:textId="6F6EE76C" w:rsidR="00A36B8B" w:rsidRDefault="00A36B8B">
      <w:pPr>
        <w:pStyle w:val="Textocomentario"/>
      </w:pPr>
      <w:r>
        <w:rPr>
          <w:rStyle w:val="Refdecomentario"/>
        </w:rPr>
        <w:annotationRef/>
      </w:r>
      <w:r>
        <w:t>Aclarar cuales son las características de la U.E. de inclusión forzosa.</w:t>
      </w:r>
      <w:r w:rsidR="000F2DE7">
        <w:t xml:space="preserve"> Si se fueran todas las etapas del diseño esto podría tener un impacto. Es por eso que deberíamos limitarnos a que solo se hace una selección aleatoria. </w:t>
      </w:r>
    </w:p>
  </w:comment>
  <w:comment w:id="17" w:author="INEC Christian Garces" w:date="2025-10-02T12:46:00Z" w:initials="CG">
    <w:p w14:paraId="10173561" w14:textId="33D66DDD" w:rsidR="000F2DE7" w:rsidRDefault="000F2DE7">
      <w:pPr>
        <w:pStyle w:val="Textocomentario"/>
      </w:pPr>
      <w:r>
        <w:rPr>
          <w:rStyle w:val="Refdecomentario"/>
        </w:rPr>
        <w:annotationRef/>
      </w:r>
      <w:r>
        <w:t>¿Como se definió el mínimo muestra o de acuerdo a qué?</w:t>
      </w:r>
    </w:p>
  </w:comment>
  <w:comment w:id="54" w:author="INEC Christian Garces" w:date="2025-10-02T12:49:00Z" w:initials="CG">
    <w:p w14:paraId="14537E4D" w14:textId="274B298C" w:rsidR="000F2DE7" w:rsidRPr="000F2DE7" w:rsidRDefault="000F2DE7" w:rsidP="000F2DE7">
      <w:pPr>
        <w:pStyle w:val="Textocomentario"/>
      </w:pPr>
      <w:r>
        <w:rPr>
          <w:rStyle w:val="Refdecomentario"/>
        </w:rPr>
        <w:annotationRef/>
      </w:r>
      <w:r w:rsidRPr="000F2DE7">
        <w:t>La selección es aleatoria simple dentro de cada estrato, co</w:t>
      </w:r>
      <w:bookmarkStart w:id="55" w:name="_GoBack"/>
      <w:bookmarkEnd w:id="55"/>
      <w:r w:rsidRPr="000F2DE7">
        <w:t>n igual probabilidad. Sin embargo, en estratos con inclusión forzosa, la probabilidad de selección no es igual para todas las instituciones. Se podría aclarar que es un diseño mixto (inclusión forzosa + MAS).</w:t>
      </w:r>
    </w:p>
    <w:p w14:paraId="70C715FD" w14:textId="622114AE" w:rsidR="000F2DE7" w:rsidRDefault="000F2DE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1FCC4" w15:done="0"/>
  <w15:commentEx w15:paraId="120B8865" w15:done="0"/>
  <w15:commentEx w15:paraId="61A35906" w15:done="0"/>
  <w15:commentEx w15:paraId="0DEF1957" w15:done="0"/>
  <w15:commentEx w15:paraId="10173561" w15:done="0"/>
  <w15:commentEx w15:paraId="70C715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61746" w16cex:dateUtc="2025-10-02T17:27:00Z"/>
  <w16cex:commentExtensible w16cex:durableId="57F35F2B" w16cex:dateUtc="2025-10-02T17:31:00Z"/>
  <w16cex:commentExtensible w16cex:durableId="214C2AA6" w16cex:dateUtc="2025-10-02T17:34:00Z"/>
  <w16cex:commentExtensible w16cex:durableId="21DB0B48" w16cex:dateUtc="2025-10-02T17:36:00Z"/>
  <w16cex:commentExtensible w16cex:durableId="11B01886" w16cex:dateUtc="2025-10-02T17:41:00Z"/>
  <w16cex:commentExtensible w16cex:durableId="7AAC2F11" w16cex:dateUtc="2025-10-02T17:36:00Z"/>
  <w16cex:commentExtensible w16cex:durableId="58C19E4A" w16cex:dateUtc="2025-10-02T17:42:00Z"/>
  <w16cex:commentExtensible w16cex:durableId="72B42B70" w16cex:dateUtc="2025-10-02T17:46:00Z"/>
  <w16cex:commentExtensible w16cex:durableId="11D14D80" w16cex:dateUtc="2025-10-02T17:47:00Z"/>
  <w16cex:commentExtensible w16cex:durableId="5063BFF3" w16cex:dateUtc="2025-10-02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C1FCC4" w16cid:durableId="71761746"/>
  <w16cid:commentId w16cid:paraId="47C23A1B" w16cid:durableId="57F35F2B"/>
  <w16cid:commentId w16cid:paraId="120B8865" w16cid:durableId="214C2AA6"/>
  <w16cid:commentId w16cid:paraId="5BDBA194" w16cid:durableId="21DB0B48"/>
  <w16cid:commentId w16cid:paraId="61A35906" w16cid:durableId="11B01886"/>
  <w16cid:commentId w16cid:paraId="43DBAFDC" w16cid:durableId="7AAC2F11"/>
  <w16cid:commentId w16cid:paraId="0DEF1957" w16cid:durableId="58C19E4A"/>
  <w16cid:commentId w16cid:paraId="10173561" w16cid:durableId="72B42B70"/>
  <w16cid:commentId w16cid:paraId="76EB0A74" w16cid:durableId="11D14D80"/>
  <w16cid:commentId w16cid:paraId="70C715FD" w16cid:durableId="5063BFF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C5F75" w14:textId="77777777" w:rsidR="00742462" w:rsidRDefault="00742462" w:rsidP="0007659A">
      <w:r>
        <w:separator/>
      </w:r>
    </w:p>
  </w:endnote>
  <w:endnote w:type="continuationSeparator" w:id="0">
    <w:p w14:paraId="32BF0130" w14:textId="77777777" w:rsidR="00742462" w:rsidRDefault="00742462"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FB71D8" w:rsidRDefault="00FB71D8"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FB71D8" w:rsidRDefault="00FB71D8"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FB71D8" w:rsidRPr="00D70E6F" w:rsidRDefault="00FB71D8"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6F400C">
          <w:rPr>
            <w:rStyle w:val="Nmerodepgina"/>
            <w:rFonts w:ascii="Century Gothic" w:hAnsi="Century Gothic"/>
            <w:noProof/>
          </w:rPr>
          <w:t>2</w:t>
        </w:r>
        <w:r w:rsidRPr="00D70E6F">
          <w:rPr>
            <w:rStyle w:val="Nmerodepgina"/>
            <w:rFonts w:ascii="Century Gothic" w:hAnsi="Century Gothic"/>
          </w:rPr>
          <w:fldChar w:fldCharType="end"/>
        </w:r>
      </w:p>
    </w:sdtContent>
  </w:sdt>
  <w:p w14:paraId="6737B881" w14:textId="77777777" w:rsidR="00FB71D8" w:rsidRPr="00D70E6F" w:rsidRDefault="00FB71D8"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1EF98" w14:textId="77777777" w:rsidR="00742462" w:rsidRDefault="00742462" w:rsidP="0007659A">
      <w:r>
        <w:separator/>
      </w:r>
    </w:p>
  </w:footnote>
  <w:footnote w:type="continuationSeparator" w:id="0">
    <w:p w14:paraId="1F6E3973" w14:textId="77777777" w:rsidR="00742462" w:rsidRDefault="00742462"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FB71D8" w:rsidRDefault="00FB71D8">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A615BDD"/>
    <w:multiLevelType w:val="hybridMultilevel"/>
    <w:tmpl w:val="021C60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4"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7BD271E"/>
    <w:multiLevelType w:val="hybridMultilevel"/>
    <w:tmpl w:val="B30C40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9" w15:restartNumberingAfterBreak="0">
    <w:nsid w:val="35693BA1"/>
    <w:multiLevelType w:val="multilevel"/>
    <w:tmpl w:val="84DC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4"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5"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6"/>
  </w:num>
  <w:num w:numId="4">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0"/>
  </w:num>
  <w:num w:numId="7">
    <w:abstractNumId w:val="3"/>
  </w:num>
  <w:num w:numId="8">
    <w:abstractNumId w:val="14"/>
  </w:num>
  <w:num w:numId="9">
    <w:abstractNumId w:val="0"/>
  </w:num>
  <w:num w:numId="10">
    <w:abstractNumId w:val="11"/>
  </w:num>
  <w:num w:numId="11">
    <w:abstractNumId w:val="15"/>
  </w:num>
  <w:num w:numId="12">
    <w:abstractNumId w:val="4"/>
  </w:num>
  <w:num w:numId="13">
    <w:abstractNumId w:val="16"/>
  </w:num>
  <w:num w:numId="14">
    <w:abstractNumId w:val="2"/>
  </w:num>
  <w:num w:numId="15">
    <w:abstractNumId w:val="12"/>
  </w:num>
  <w:num w:numId="16">
    <w:abstractNumId w:val="1"/>
  </w:num>
  <w:num w:numId="17">
    <w:abstractNumId w:val="7"/>
  </w:num>
  <w:num w:numId="1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C Christian Garces">
    <w15:presenceInfo w15:providerId="AD" w15:userId="S::cgarces@inec.gob.ec::c21f645b-2380-4288-a833-fbc09ccb241d"/>
  </w15:person>
  <w15:person w15:author="INEC Omar Llambo">
    <w15:presenceInfo w15:providerId="AD" w15:userId="S-1-5-21-2104427130-577111786-1249176396-47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04B43"/>
    <w:rsid w:val="00006D1E"/>
    <w:rsid w:val="000074BD"/>
    <w:rsid w:val="000122E6"/>
    <w:rsid w:val="000127A4"/>
    <w:rsid w:val="00015635"/>
    <w:rsid w:val="000174B4"/>
    <w:rsid w:val="00023E09"/>
    <w:rsid w:val="00034B05"/>
    <w:rsid w:val="0003700A"/>
    <w:rsid w:val="00050850"/>
    <w:rsid w:val="00051B1D"/>
    <w:rsid w:val="00070641"/>
    <w:rsid w:val="00071723"/>
    <w:rsid w:val="00073D22"/>
    <w:rsid w:val="0007659A"/>
    <w:rsid w:val="00081F16"/>
    <w:rsid w:val="000847F0"/>
    <w:rsid w:val="00085E5E"/>
    <w:rsid w:val="000A0C79"/>
    <w:rsid w:val="000A4F03"/>
    <w:rsid w:val="000B1302"/>
    <w:rsid w:val="000B15DD"/>
    <w:rsid w:val="000B2726"/>
    <w:rsid w:val="000C548C"/>
    <w:rsid w:val="000D3805"/>
    <w:rsid w:val="000E7EFE"/>
    <w:rsid w:val="000E7F7C"/>
    <w:rsid w:val="000F1AA3"/>
    <w:rsid w:val="000F2DE7"/>
    <w:rsid w:val="000F6BC0"/>
    <w:rsid w:val="000F72FB"/>
    <w:rsid w:val="00104AD6"/>
    <w:rsid w:val="00106663"/>
    <w:rsid w:val="00110509"/>
    <w:rsid w:val="00110612"/>
    <w:rsid w:val="001110F3"/>
    <w:rsid w:val="001118AF"/>
    <w:rsid w:val="00113927"/>
    <w:rsid w:val="00120753"/>
    <w:rsid w:val="00126C00"/>
    <w:rsid w:val="001337B5"/>
    <w:rsid w:val="001358D1"/>
    <w:rsid w:val="00141319"/>
    <w:rsid w:val="0015092F"/>
    <w:rsid w:val="00153A2B"/>
    <w:rsid w:val="00160407"/>
    <w:rsid w:val="00163693"/>
    <w:rsid w:val="001728D1"/>
    <w:rsid w:val="00176191"/>
    <w:rsid w:val="0018618D"/>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69F2"/>
    <w:rsid w:val="00295FB6"/>
    <w:rsid w:val="002A11D0"/>
    <w:rsid w:val="002C4A2D"/>
    <w:rsid w:val="002D13E3"/>
    <w:rsid w:val="002D26A0"/>
    <w:rsid w:val="002E04B1"/>
    <w:rsid w:val="002E3A75"/>
    <w:rsid w:val="002E460B"/>
    <w:rsid w:val="00305E2A"/>
    <w:rsid w:val="00311513"/>
    <w:rsid w:val="00311E94"/>
    <w:rsid w:val="00316F2A"/>
    <w:rsid w:val="003302D3"/>
    <w:rsid w:val="00340255"/>
    <w:rsid w:val="00353966"/>
    <w:rsid w:val="0037086B"/>
    <w:rsid w:val="00385079"/>
    <w:rsid w:val="00390D62"/>
    <w:rsid w:val="003A3D24"/>
    <w:rsid w:val="003A46B2"/>
    <w:rsid w:val="003A5310"/>
    <w:rsid w:val="003B14F5"/>
    <w:rsid w:val="003B4760"/>
    <w:rsid w:val="003B7BA5"/>
    <w:rsid w:val="003D0AFC"/>
    <w:rsid w:val="003F0596"/>
    <w:rsid w:val="003F5CFF"/>
    <w:rsid w:val="003F6D26"/>
    <w:rsid w:val="00402598"/>
    <w:rsid w:val="00406AF6"/>
    <w:rsid w:val="00411092"/>
    <w:rsid w:val="00420170"/>
    <w:rsid w:val="0042025C"/>
    <w:rsid w:val="00420B93"/>
    <w:rsid w:val="004253C4"/>
    <w:rsid w:val="00427313"/>
    <w:rsid w:val="0044283E"/>
    <w:rsid w:val="00444E0E"/>
    <w:rsid w:val="004552C1"/>
    <w:rsid w:val="00463756"/>
    <w:rsid w:val="00467E44"/>
    <w:rsid w:val="00467ED8"/>
    <w:rsid w:val="00470E64"/>
    <w:rsid w:val="00471E8A"/>
    <w:rsid w:val="004728E5"/>
    <w:rsid w:val="00477D9A"/>
    <w:rsid w:val="00491B2D"/>
    <w:rsid w:val="004A7B4A"/>
    <w:rsid w:val="004B1EAF"/>
    <w:rsid w:val="004B5E28"/>
    <w:rsid w:val="004B7AE9"/>
    <w:rsid w:val="004C0D16"/>
    <w:rsid w:val="004C520C"/>
    <w:rsid w:val="004C5F8A"/>
    <w:rsid w:val="004E12EC"/>
    <w:rsid w:val="00505A46"/>
    <w:rsid w:val="00507C92"/>
    <w:rsid w:val="00507FE8"/>
    <w:rsid w:val="005128DC"/>
    <w:rsid w:val="00515FE6"/>
    <w:rsid w:val="005267E1"/>
    <w:rsid w:val="0054341F"/>
    <w:rsid w:val="0054471A"/>
    <w:rsid w:val="00544AD0"/>
    <w:rsid w:val="00545020"/>
    <w:rsid w:val="00546342"/>
    <w:rsid w:val="00552E76"/>
    <w:rsid w:val="00554438"/>
    <w:rsid w:val="00555764"/>
    <w:rsid w:val="00556CA6"/>
    <w:rsid w:val="00560522"/>
    <w:rsid w:val="005611BB"/>
    <w:rsid w:val="005723A0"/>
    <w:rsid w:val="00576258"/>
    <w:rsid w:val="0058031B"/>
    <w:rsid w:val="005930D5"/>
    <w:rsid w:val="005935B2"/>
    <w:rsid w:val="00593955"/>
    <w:rsid w:val="00596B92"/>
    <w:rsid w:val="005A061F"/>
    <w:rsid w:val="005A5425"/>
    <w:rsid w:val="005B5BEB"/>
    <w:rsid w:val="005C23E6"/>
    <w:rsid w:val="005C3591"/>
    <w:rsid w:val="005D345B"/>
    <w:rsid w:val="005D7D99"/>
    <w:rsid w:val="005E1CE7"/>
    <w:rsid w:val="0060044B"/>
    <w:rsid w:val="0060295C"/>
    <w:rsid w:val="00602EAB"/>
    <w:rsid w:val="006173BE"/>
    <w:rsid w:val="006252CE"/>
    <w:rsid w:val="006258D5"/>
    <w:rsid w:val="006371E5"/>
    <w:rsid w:val="00644B9C"/>
    <w:rsid w:val="00651C57"/>
    <w:rsid w:val="0065337F"/>
    <w:rsid w:val="00654A9E"/>
    <w:rsid w:val="00654D17"/>
    <w:rsid w:val="00665274"/>
    <w:rsid w:val="00681C6A"/>
    <w:rsid w:val="006B05B7"/>
    <w:rsid w:val="006D424D"/>
    <w:rsid w:val="006E7B1E"/>
    <w:rsid w:val="006F400C"/>
    <w:rsid w:val="006F5C33"/>
    <w:rsid w:val="00700DB0"/>
    <w:rsid w:val="00707CD1"/>
    <w:rsid w:val="0071159C"/>
    <w:rsid w:val="00722B11"/>
    <w:rsid w:val="007408DA"/>
    <w:rsid w:val="00742462"/>
    <w:rsid w:val="0074308B"/>
    <w:rsid w:val="007432B3"/>
    <w:rsid w:val="00761093"/>
    <w:rsid w:val="007627DF"/>
    <w:rsid w:val="00763A2B"/>
    <w:rsid w:val="007669EA"/>
    <w:rsid w:val="00787845"/>
    <w:rsid w:val="0079336B"/>
    <w:rsid w:val="007A67B8"/>
    <w:rsid w:val="007B01C2"/>
    <w:rsid w:val="007B4552"/>
    <w:rsid w:val="007C3A07"/>
    <w:rsid w:val="007D2B44"/>
    <w:rsid w:val="007D73AD"/>
    <w:rsid w:val="007E171D"/>
    <w:rsid w:val="007E497C"/>
    <w:rsid w:val="007E7625"/>
    <w:rsid w:val="007F3B94"/>
    <w:rsid w:val="007F5664"/>
    <w:rsid w:val="007F6A68"/>
    <w:rsid w:val="00803DD5"/>
    <w:rsid w:val="00804026"/>
    <w:rsid w:val="00813C33"/>
    <w:rsid w:val="008150DD"/>
    <w:rsid w:val="008229D6"/>
    <w:rsid w:val="00831523"/>
    <w:rsid w:val="00831DCC"/>
    <w:rsid w:val="00840336"/>
    <w:rsid w:val="00840888"/>
    <w:rsid w:val="00857C57"/>
    <w:rsid w:val="00862A0D"/>
    <w:rsid w:val="00864BAD"/>
    <w:rsid w:val="008671B8"/>
    <w:rsid w:val="00871073"/>
    <w:rsid w:val="00892DB8"/>
    <w:rsid w:val="00892E73"/>
    <w:rsid w:val="00892EF3"/>
    <w:rsid w:val="00893BEC"/>
    <w:rsid w:val="008A7087"/>
    <w:rsid w:val="008B1ABD"/>
    <w:rsid w:val="008C1CE7"/>
    <w:rsid w:val="008D0C94"/>
    <w:rsid w:val="008D445F"/>
    <w:rsid w:val="008D4536"/>
    <w:rsid w:val="008E3F41"/>
    <w:rsid w:val="008F0923"/>
    <w:rsid w:val="008F1709"/>
    <w:rsid w:val="008F53AF"/>
    <w:rsid w:val="008F6049"/>
    <w:rsid w:val="00914F62"/>
    <w:rsid w:val="0092426E"/>
    <w:rsid w:val="00942481"/>
    <w:rsid w:val="009479EC"/>
    <w:rsid w:val="00975AC2"/>
    <w:rsid w:val="00992941"/>
    <w:rsid w:val="00993360"/>
    <w:rsid w:val="00995BEE"/>
    <w:rsid w:val="009A271E"/>
    <w:rsid w:val="009A6606"/>
    <w:rsid w:val="009C2BB5"/>
    <w:rsid w:val="009C5876"/>
    <w:rsid w:val="009D38E2"/>
    <w:rsid w:val="009E1EE5"/>
    <w:rsid w:val="009E206D"/>
    <w:rsid w:val="009E546F"/>
    <w:rsid w:val="009F2CCF"/>
    <w:rsid w:val="009F6EBF"/>
    <w:rsid w:val="00A014AE"/>
    <w:rsid w:val="00A12A86"/>
    <w:rsid w:val="00A12DA0"/>
    <w:rsid w:val="00A20706"/>
    <w:rsid w:val="00A367DE"/>
    <w:rsid w:val="00A36B8B"/>
    <w:rsid w:val="00A37917"/>
    <w:rsid w:val="00A41853"/>
    <w:rsid w:val="00A4396A"/>
    <w:rsid w:val="00A43CFD"/>
    <w:rsid w:val="00A461C3"/>
    <w:rsid w:val="00A52AC2"/>
    <w:rsid w:val="00A563DE"/>
    <w:rsid w:val="00A63E18"/>
    <w:rsid w:val="00A66BAC"/>
    <w:rsid w:val="00A706EC"/>
    <w:rsid w:val="00A72686"/>
    <w:rsid w:val="00A7546D"/>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762D0"/>
    <w:rsid w:val="00B80D16"/>
    <w:rsid w:val="00B96BF2"/>
    <w:rsid w:val="00BA331D"/>
    <w:rsid w:val="00BA363E"/>
    <w:rsid w:val="00BA3D81"/>
    <w:rsid w:val="00BA6D02"/>
    <w:rsid w:val="00BC5F98"/>
    <w:rsid w:val="00BE0F56"/>
    <w:rsid w:val="00BE6557"/>
    <w:rsid w:val="00BF79F1"/>
    <w:rsid w:val="00BF7FBA"/>
    <w:rsid w:val="00C0295C"/>
    <w:rsid w:val="00C04F6F"/>
    <w:rsid w:val="00C15050"/>
    <w:rsid w:val="00C203A8"/>
    <w:rsid w:val="00C2091E"/>
    <w:rsid w:val="00C2092B"/>
    <w:rsid w:val="00C2733B"/>
    <w:rsid w:val="00C30FE3"/>
    <w:rsid w:val="00C648A3"/>
    <w:rsid w:val="00C876F3"/>
    <w:rsid w:val="00C919D4"/>
    <w:rsid w:val="00CA240B"/>
    <w:rsid w:val="00CA3827"/>
    <w:rsid w:val="00CA54A6"/>
    <w:rsid w:val="00CB27F3"/>
    <w:rsid w:val="00CB6436"/>
    <w:rsid w:val="00CB774D"/>
    <w:rsid w:val="00CC01EF"/>
    <w:rsid w:val="00CC6C49"/>
    <w:rsid w:val="00CD1026"/>
    <w:rsid w:val="00CD10E3"/>
    <w:rsid w:val="00CD11D7"/>
    <w:rsid w:val="00CD497E"/>
    <w:rsid w:val="00CD4AFD"/>
    <w:rsid w:val="00CD63DB"/>
    <w:rsid w:val="00CD66B7"/>
    <w:rsid w:val="00CF0390"/>
    <w:rsid w:val="00D03761"/>
    <w:rsid w:val="00D04334"/>
    <w:rsid w:val="00D0618B"/>
    <w:rsid w:val="00D1080C"/>
    <w:rsid w:val="00D143A1"/>
    <w:rsid w:val="00D17226"/>
    <w:rsid w:val="00D205E9"/>
    <w:rsid w:val="00D41B99"/>
    <w:rsid w:val="00D4359D"/>
    <w:rsid w:val="00D468F3"/>
    <w:rsid w:val="00D6262D"/>
    <w:rsid w:val="00D62E7E"/>
    <w:rsid w:val="00D70E6F"/>
    <w:rsid w:val="00D93C9A"/>
    <w:rsid w:val="00D95CF9"/>
    <w:rsid w:val="00D97DD7"/>
    <w:rsid w:val="00DC692E"/>
    <w:rsid w:val="00DD0A8A"/>
    <w:rsid w:val="00DE2B69"/>
    <w:rsid w:val="00DE7A98"/>
    <w:rsid w:val="00DF0323"/>
    <w:rsid w:val="00DF556E"/>
    <w:rsid w:val="00E0160E"/>
    <w:rsid w:val="00E03B4A"/>
    <w:rsid w:val="00E13D7D"/>
    <w:rsid w:val="00E13E14"/>
    <w:rsid w:val="00E14AE5"/>
    <w:rsid w:val="00E16585"/>
    <w:rsid w:val="00E20A1C"/>
    <w:rsid w:val="00E21B98"/>
    <w:rsid w:val="00E22C7A"/>
    <w:rsid w:val="00E26A70"/>
    <w:rsid w:val="00E355ED"/>
    <w:rsid w:val="00E437BE"/>
    <w:rsid w:val="00E53222"/>
    <w:rsid w:val="00E62439"/>
    <w:rsid w:val="00E64F9F"/>
    <w:rsid w:val="00E955CF"/>
    <w:rsid w:val="00EA3C9A"/>
    <w:rsid w:val="00EA4312"/>
    <w:rsid w:val="00EB4AD8"/>
    <w:rsid w:val="00EC155C"/>
    <w:rsid w:val="00EC20C5"/>
    <w:rsid w:val="00EC36C1"/>
    <w:rsid w:val="00EC7B6B"/>
    <w:rsid w:val="00ED0C28"/>
    <w:rsid w:val="00EE146B"/>
    <w:rsid w:val="00EE46EB"/>
    <w:rsid w:val="00EE5DB3"/>
    <w:rsid w:val="00EF075C"/>
    <w:rsid w:val="00F07E15"/>
    <w:rsid w:val="00F10627"/>
    <w:rsid w:val="00F12741"/>
    <w:rsid w:val="00F17F3D"/>
    <w:rsid w:val="00F2647B"/>
    <w:rsid w:val="00F32251"/>
    <w:rsid w:val="00F32D64"/>
    <w:rsid w:val="00F40017"/>
    <w:rsid w:val="00F474E6"/>
    <w:rsid w:val="00F51DA6"/>
    <w:rsid w:val="00F52E23"/>
    <w:rsid w:val="00F65100"/>
    <w:rsid w:val="00F652B4"/>
    <w:rsid w:val="00F658C9"/>
    <w:rsid w:val="00F6601F"/>
    <w:rsid w:val="00F6750D"/>
    <w:rsid w:val="00F70402"/>
    <w:rsid w:val="00F84658"/>
    <w:rsid w:val="00F9472F"/>
    <w:rsid w:val="00FA479A"/>
    <w:rsid w:val="00FB71D8"/>
    <w:rsid w:val="00FC03CC"/>
    <w:rsid w:val="00FC12A0"/>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Mencinsinresolver1">
    <w:name w:val="Mención sin resolver1"/>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 w:type="character" w:styleId="Refdecomentario">
    <w:name w:val="annotation reference"/>
    <w:basedOn w:val="Fuentedeprrafopredeter"/>
    <w:uiPriority w:val="99"/>
    <w:semiHidden/>
    <w:unhideWhenUsed/>
    <w:rsid w:val="00654A9E"/>
    <w:rPr>
      <w:sz w:val="16"/>
      <w:szCs w:val="16"/>
    </w:rPr>
  </w:style>
  <w:style w:type="paragraph" w:styleId="Textocomentario">
    <w:name w:val="annotation text"/>
    <w:basedOn w:val="Normal"/>
    <w:link w:val="TextocomentarioCar"/>
    <w:uiPriority w:val="99"/>
    <w:semiHidden/>
    <w:unhideWhenUsed/>
    <w:rsid w:val="00654A9E"/>
    <w:rPr>
      <w:sz w:val="20"/>
      <w:szCs w:val="20"/>
    </w:rPr>
  </w:style>
  <w:style w:type="character" w:customStyle="1" w:styleId="TextocomentarioCar">
    <w:name w:val="Texto comentario Car"/>
    <w:basedOn w:val="Fuentedeprrafopredeter"/>
    <w:link w:val="Textocomentario"/>
    <w:uiPriority w:val="99"/>
    <w:semiHidden/>
    <w:rsid w:val="00654A9E"/>
    <w:rPr>
      <w:sz w:val="20"/>
      <w:szCs w:val="20"/>
    </w:rPr>
  </w:style>
  <w:style w:type="paragraph" w:styleId="Asuntodelcomentario">
    <w:name w:val="annotation subject"/>
    <w:basedOn w:val="Textocomentario"/>
    <w:next w:val="Textocomentario"/>
    <w:link w:val="AsuntodelcomentarioCar"/>
    <w:uiPriority w:val="99"/>
    <w:semiHidden/>
    <w:unhideWhenUsed/>
    <w:rsid w:val="00654A9E"/>
    <w:rPr>
      <w:b/>
      <w:bCs/>
    </w:rPr>
  </w:style>
  <w:style w:type="character" w:customStyle="1" w:styleId="AsuntodelcomentarioCar">
    <w:name w:val="Asunto del comentario Car"/>
    <w:basedOn w:val="TextocomentarioCar"/>
    <w:link w:val="Asuntodelcomentario"/>
    <w:uiPriority w:val="99"/>
    <w:semiHidden/>
    <w:rsid w:val="00654A9E"/>
    <w:rPr>
      <w:b/>
      <w:bCs/>
      <w:sz w:val="20"/>
      <w:szCs w:val="20"/>
    </w:rPr>
  </w:style>
  <w:style w:type="paragraph" w:styleId="Revisin">
    <w:name w:val="Revision"/>
    <w:hidden/>
    <w:uiPriority w:val="99"/>
    <w:semiHidden/>
    <w:rsid w:val="00654A9E"/>
  </w:style>
  <w:style w:type="paragraph" w:styleId="NormalWeb">
    <w:name w:val="Normal (Web)"/>
    <w:basedOn w:val="Normal"/>
    <w:uiPriority w:val="99"/>
    <w:semiHidden/>
    <w:unhideWhenUsed/>
    <w:rsid w:val="000F2DE7"/>
    <w:rPr>
      <w:rFonts w:ascii="Times New Roman" w:hAnsi="Times New Roman" w:cs="Times New Roman"/>
    </w:rPr>
  </w:style>
  <w:style w:type="paragraph" w:styleId="Textodeglobo">
    <w:name w:val="Balloon Text"/>
    <w:basedOn w:val="Normal"/>
    <w:link w:val="TextodegloboCar"/>
    <w:uiPriority w:val="99"/>
    <w:semiHidden/>
    <w:unhideWhenUsed/>
    <w:rsid w:val="00E03B4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omments" Target="comment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70D06-E293-4DD4-8532-B2A1175C3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Pages>
  <Words>1420</Words>
  <Characters>7815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3</cp:revision>
  <cp:lastPrinted>2025-09-25T21:01:00Z</cp:lastPrinted>
  <dcterms:created xsi:type="dcterms:W3CDTF">2025-10-03T20:42:00Z</dcterms:created>
  <dcterms:modified xsi:type="dcterms:W3CDTF">2025-10-03T21:46:00Z</dcterms:modified>
</cp:coreProperties>
</file>